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stijlsjablonen"/>
        <w:tblW w:w="0" w:type="auto"/>
        <w:tblLook w:val="04A0" w:firstRow="1" w:lastRow="0" w:firstColumn="1" w:lastColumn="0" w:noHBand="0" w:noVBand="1"/>
      </w:tblPr>
      <w:tblGrid>
        <w:gridCol w:w="9752"/>
      </w:tblGrid>
      <w:tr w:rsidR="00225FB4" w:rsidTr="1F19E802" w14:paraId="221A65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2" w:type="dxa"/>
            <w:tcMar/>
          </w:tcPr>
          <w:p w:rsidRPr="00225FB4" w:rsidR="00225FB4" w:rsidP="147020D0" w:rsidRDefault="00225FB4" w14:paraId="47C31571" w14:textId="755BBB94">
            <w:pPr>
              <w:pStyle w:val="Titel"/>
              <w:jc w:val="left"/>
              <w:rPr>
                <w:b w:val="0"/>
                <w:bCs w:val="0"/>
                <w:sz w:val="40"/>
                <w:szCs w:val="40"/>
              </w:rPr>
            </w:pPr>
            <w:r w:rsidRPr="1F19E802" w:rsidR="00225FB4">
              <w:rPr>
                <w:b w:val="0"/>
                <w:bCs w:val="0"/>
                <w:sz w:val="40"/>
                <w:szCs w:val="40"/>
              </w:rPr>
              <w:t>ICT</w:t>
            </w:r>
            <w:r w:rsidRPr="1F19E802" w:rsidR="00225FB4">
              <w:rPr>
                <w:b w:val="0"/>
                <w:bCs w:val="0"/>
                <w:sz w:val="40"/>
                <w:szCs w:val="40"/>
              </w:rPr>
              <w:t>-</w:t>
            </w:r>
            <w:r w:rsidRPr="1F19E802" w:rsidR="65F72426">
              <w:rPr>
                <w:b w:val="0"/>
                <w:bCs w:val="0"/>
                <w:sz w:val="40"/>
                <w:szCs w:val="40"/>
              </w:rPr>
              <w:t>KKV-mandaat</w:t>
            </w:r>
          </w:p>
        </w:tc>
      </w:tr>
    </w:tbl>
    <w:p w:rsidR="00516CD6" w:rsidRDefault="00516CD6" w14:paraId="56791C96" w14:textId="761FB62F"/>
    <w:p w:rsidR="00225FB4" w:rsidRDefault="00225FB4" w14:paraId="399D2E4C" w14:textId="6FA2870C">
      <w:r>
        <w:t>HISTORIE</w:t>
      </w:r>
    </w:p>
    <w:tbl>
      <w:tblPr>
        <w:tblStyle w:val="Tabelstijlsjablonen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20" w:firstRow="1" w:lastRow="0" w:firstColumn="0" w:lastColumn="0" w:noHBand="1" w:noVBand="1"/>
      </w:tblPr>
      <w:tblGrid>
        <w:gridCol w:w="875"/>
        <w:gridCol w:w="1269"/>
        <w:gridCol w:w="1268"/>
        <w:gridCol w:w="2533"/>
        <w:gridCol w:w="3797"/>
      </w:tblGrid>
      <w:tr w:rsidR="00225FB4" w:rsidTr="0B2485ED" w14:paraId="4E9CEF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dxa"/>
          </w:tcPr>
          <w:p w:rsidR="00225FB4" w:rsidRDefault="00225FB4" w14:paraId="684DA51A" w14:textId="51405624">
            <w:r>
              <w:t>Versie</w:t>
            </w:r>
          </w:p>
        </w:tc>
        <w:tc>
          <w:tcPr>
            <w:tcW w:w="1276" w:type="dxa"/>
          </w:tcPr>
          <w:p w:rsidR="00225FB4" w:rsidRDefault="00225FB4" w14:paraId="05C3B828" w14:textId="116C8F82">
            <w:r>
              <w:t>Datum</w:t>
            </w:r>
          </w:p>
        </w:tc>
        <w:tc>
          <w:tcPr>
            <w:tcW w:w="1275" w:type="dxa"/>
          </w:tcPr>
          <w:p w:rsidR="00225FB4" w:rsidP="0B2485ED" w:rsidRDefault="00225FB4" w14:paraId="407C849D" w14:textId="4F1DCFBC">
            <w:pPr>
              <w:rPr>
                <w:rStyle w:val="Voetnootmarkering"/>
              </w:rPr>
            </w:pPr>
            <w:r>
              <w:t>Status</w:t>
            </w:r>
          </w:p>
        </w:tc>
        <w:tc>
          <w:tcPr>
            <w:tcW w:w="2552" w:type="dxa"/>
          </w:tcPr>
          <w:p w:rsidR="00225FB4" w:rsidRDefault="00225FB4" w14:paraId="03F849B7" w14:textId="3E3E187A">
            <w:r>
              <w:t>Auteur</w:t>
            </w:r>
          </w:p>
        </w:tc>
        <w:tc>
          <w:tcPr>
            <w:tcW w:w="3826" w:type="dxa"/>
          </w:tcPr>
          <w:p w:rsidR="00225FB4" w:rsidRDefault="00225FB4" w14:paraId="67309A50" w14:textId="6BA9B9E3">
            <w:r>
              <w:t>Aanpassingen</w:t>
            </w:r>
          </w:p>
        </w:tc>
      </w:tr>
      <w:tr w:rsidR="00225FB4" w:rsidTr="0B2485ED" w14:paraId="5D826FB8" w14:textId="77777777">
        <w:tc>
          <w:tcPr>
            <w:tcW w:w="879" w:type="dxa"/>
          </w:tcPr>
          <w:p w:rsidR="00225FB4" w:rsidRDefault="00CF1BC1" w14:paraId="758B35C3" w14:textId="4E083E98">
            <w:r>
              <w:t>0.1</w:t>
            </w:r>
          </w:p>
        </w:tc>
        <w:tc>
          <w:tcPr>
            <w:tcW w:w="1276" w:type="dxa"/>
          </w:tcPr>
          <w:p w:rsidR="00225FB4" w:rsidRDefault="00225FB4" w14:paraId="789A5F97" w14:textId="62BAE37E"/>
        </w:tc>
        <w:tc>
          <w:tcPr>
            <w:tcW w:w="1275" w:type="dxa"/>
          </w:tcPr>
          <w:p w:rsidR="00225FB4" w:rsidRDefault="00CF1BC1" w14:paraId="55521778" w14:textId="0C2710CD">
            <w:r>
              <w:t>initieel</w:t>
            </w:r>
          </w:p>
        </w:tc>
        <w:tc>
          <w:tcPr>
            <w:tcW w:w="2552" w:type="dxa"/>
          </w:tcPr>
          <w:p w:rsidR="00225FB4" w:rsidRDefault="00225FB4" w14:paraId="495B3AEC" w14:textId="4BB8C7B4"/>
        </w:tc>
        <w:tc>
          <w:tcPr>
            <w:tcW w:w="3826" w:type="dxa"/>
          </w:tcPr>
          <w:p w:rsidR="00225FB4" w:rsidRDefault="00225FB4" w14:paraId="4BF051E4" w14:textId="77777777"/>
        </w:tc>
      </w:tr>
      <w:tr w:rsidR="00225FB4" w:rsidTr="0B2485ED" w14:paraId="20AD8A38" w14:textId="77777777">
        <w:tc>
          <w:tcPr>
            <w:tcW w:w="879" w:type="dxa"/>
          </w:tcPr>
          <w:p w:rsidR="00225FB4" w:rsidRDefault="00225FB4" w14:paraId="7004C227" w14:textId="77777777"/>
        </w:tc>
        <w:tc>
          <w:tcPr>
            <w:tcW w:w="1276" w:type="dxa"/>
          </w:tcPr>
          <w:p w:rsidR="00225FB4" w:rsidRDefault="00225FB4" w14:paraId="019949FC" w14:textId="77777777"/>
        </w:tc>
        <w:tc>
          <w:tcPr>
            <w:tcW w:w="1275" w:type="dxa"/>
          </w:tcPr>
          <w:p w:rsidR="00225FB4" w:rsidRDefault="00225FB4" w14:paraId="70B7E6BE" w14:textId="44D30363"/>
        </w:tc>
        <w:tc>
          <w:tcPr>
            <w:tcW w:w="2552" w:type="dxa"/>
          </w:tcPr>
          <w:p w:rsidR="00225FB4" w:rsidRDefault="00225FB4" w14:paraId="5A1BE894" w14:textId="77777777"/>
        </w:tc>
        <w:tc>
          <w:tcPr>
            <w:tcW w:w="3826" w:type="dxa"/>
          </w:tcPr>
          <w:p w:rsidR="00225FB4" w:rsidRDefault="00225FB4" w14:paraId="7BB66E2C" w14:textId="77777777"/>
        </w:tc>
      </w:tr>
      <w:tr w:rsidR="00225FB4" w:rsidTr="0B2485ED" w14:paraId="14BDA890" w14:textId="77777777">
        <w:tc>
          <w:tcPr>
            <w:tcW w:w="879" w:type="dxa"/>
          </w:tcPr>
          <w:p w:rsidR="00225FB4" w:rsidRDefault="00225FB4" w14:paraId="3C9C401D" w14:textId="77777777"/>
        </w:tc>
        <w:tc>
          <w:tcPr>
            <w:tcW w:w="1276" w:type="dxa"/>
          </w:tcPr>
          <w:p w:rsidR="00225FB4" w:rsidRDefault="00225FB4" w14:paraId="51547419" w14:textId="77777777"/>
        </w:tc>
        <w:tc>
          <w:tcPr>
            <w:tcW w:w="1275" w:type="dxa"/>
          </w:tcPr>
          <w:p w:rsidR="00225FB4" w:rsidRDefault="00225FB4" w14:paraId="2FF6BB93" w14:textId="6E35BF9C"/>
        </w:tc>
        <w:tc>
          <w:tcPr>
            <w:tcW w:w="2552" w:type="dxa"/>
          </w:tcPr>
          <w:p w:rsidR="00225FB4" w:rsidRDefault="00225FB4" w14:paraId="2786BDBC" w14:textId="77777777"/>
        </w:tc>
        <w:tc>
          <w:tcPr>
            <w:tcW w:w="3826" w:type="dxa"/>
          </w:tcPr>
          <w:p w:rsidR="00225FB4" w:rsidRDefault="00225FB4" w14:paraId="7729AC23" w14:textId="77777777"/>
        </w:tc>
      </w:tr>
    </w:tbl>
    <w:p w:rsidR="00225FB4" w:rsidRDefault="00225FB4" w14:paraId="79978251" w14:textId="66662574"/>
    <w:p w:rsidR="009759D2" w:rsidP="009759D2" w:rsidRDefault="009759D2" w14:paraId="6A1E81CF" w14:textId="23DB183B">
      <w:r w:rsidR="009759D2">
        <w:rPr/>
        <w:t>GEGEVEN</w:t>
      </w:r>
      <w:r w:rsidR="31007769">
        <w:rPr/>
        <w:t>S</w:t>
      </w:r>
      <w:r w:rsidR="009759D2">
        <w:rPr/>
        <w:t xml:space="preserve"> </w:t>
      </w:r>
      <w:r w:rsidR="460EEDFF">
        <w:rPr/>
        <w:t>KKV</w:t>
      </w:r>
      <w:r w:rsidR="009759D2">
        <w:rPr/>
        <w:t>MANDAAT</w:t>
      </w:r>
    </w:p>
    <w:tbl>
      <w:tblPr>
        <w:tblStyle w:val="Tabelstijlsjablonen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20" w:firstRow="1" w:lastRow="0" w:firstColumn="0" w:lastColumn="0" w:noHBand="1" w:noVBand="1"/>
      </w:tblPr>
      <w:tblGrid>
        <w:gridCol w:w="875"/>
        <w:gridCol w:w="1269"/>
        <w:gridCol w:w="1268"/>
        <w:gridCol w:w="2533"/>
        <w:gridCol w:w="3797"/>
      </w:tblGrid>
      <w:tr w:rsidR="009759D2" w:rsidTr="147020D0" w14:paraId="7BC284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dxa"/>
          </w:tcPr>
          <w:p w:rsidR="009759D2" w:rsidP="000A7772" w:rsidRDefault="009759D2" w14:paraId="2F66D750" w14:textId="77777777">
            <w:r>
              <w:t>Versie</w:t>
            </w:r>
          </w:p>
        </w:tc>
        <w:tc>
          <w:tcPr>
            <w:tcW w:w="1276" w:type="dxa"/>
          </w:tcPr>
          <w:p w:rsidR="009759D2" w:rsidP="000A7772" w:rsidRDefault="009759D2" w14:paraId="175EEE3C" w14:textId="77777777">
            <w:r>
              <w:t>Datum</w:t>
            </w:r>
          </w:p>
        </w:tc>
        <w:tc>
          <w:tcPr>
            <w:tcW w:w="1275" w:type="dxa"/>
          </w:tcPr>
          <w:p w:rsidR="009759D2" w:rsidP="000A7772" w:rsidRDefault="009759D2" w14:paraId="2FE622EE" w14:textId="444161B5">
            <w:r>
              <w:t>Status</w:t>
            </w:r>
          </w:p>
        </w:tc>
        <w:tc>
          <w:tcPr>
            <w:tcW w:w="2552" w:type="dxa"/>
          </w:tcPr>
          <w:p w:rsidR="009759D2" w:rsidP="000A7772" w:rsidRDefault="009759D2" w14:paraId="2AD6C19B" w14:textId="77777777">
            <w:r>
              <w:t>Auteur</w:t>
            </w:r>
          </w:p>
        </w:tc>
        <w:tc>
          <w:tcPr>
            <w:tcW w:w="3826" w:type="dxa"/>
          </w:tcPr>
          <w:p w:rsidR="009759D2" w:rsidP="000A7772" w:rsidRDefault="009759D2" w14:paraId="0BCE132E" w14:textId="77777777">
            <w:r>
              <w:t>Besluit</w:t>
            </w:r>
          </w:p>
        </w:tc>
      </w:tr>
      <w:tr w:rsidR="009759D2" w:rsidTr="147020D0" w14:paraId="5D73E5DA" w14:textId="77777777">
        <w:tc>
          <w:tcPr>
            <w:tcW w:w="879" w:type="dxa"/>
          </w:tcPr>
          <w:p w:rsidR="009759D2" w:rsidP="000A7772" w:rsidRDefault="009759D2" w14:paraId="7056BD71" w14:textId="0E918805"/>
        </w:tc>
        <w:tc>
          <w:tcPr>
            <w:tcW w:w="1276" w:type="dxa"/>
          </w:tcPr>
          <w:p w:rsidR="009759D2" w:rsidP="000A7772" w:rsidRDefault="009759D2" w14:paraId="4AAE904F" w14:textId="77777777"/>
        </w:tc>
        <w:tc>
          <w:tcPr>
            <w:tcW w:w="1275" w:type="dxa"/>
          </w:tcPr>
          <w:p w:rsidR="009759D2" w:rsidP="000A7772" w:rsidRDefault="009759D2" w14:paraId="25E31512" w14:textId="3E7AFF97"/>
        </w:tc>
        <w:tc>
          <w:tcPr>
            <w:tcW w:w="2552" w:type="dxa"/>
          </w:tcPr>
          <w:p w:rsidR="009759D2" w:rsidP="000A7772" w:rsidRDefault="009759D2" w14:paraId="13AC1C5F" w14:textId="77777777"/>
        </w:tc>
        <w:tc>
          <w:tcPr>
            <w:tcW w:w="3826" w:type="dxa"/>
          </w:tcPr>
          <w:p w:rsidR="009759D2" w:rsidP="000A7772" w:rsidRDefault="009759D2" w14:paraId="4CC93144" w14:textId="77777777"/>
        </w:tc>
      </w:tr>
    </w:tbl>
    <w:p w:rsidR="009759D2" w:rsidRDefault="002A09B3" w14:paraId="6B5D01E4" w14:textId="77777777"/>
    <w:p w:rsidR="000E1A48" w:rsidP="0B2485ED" w:rsidRDefault="000E1A48" w14:paraId="55F8AAD8" w14:textId="68F31082">
      <w:r>
        <w:t>GEREVIEWD DOOR</w:t>
      </w:r>
      <w:r w:rsidR="04B9D7F0">
        <w:t>/ DISTRIBUTIE</w:t>
      </w:r>
    </w:p>
    <w:tbl>
      <w:tblPr>
        <w:tblStyle w:val="Tabelstijlsjablonen"/>
        <w:tblW w:w="98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620" w:firstRow="1" w:lastRow="0" w:firstColumn="0" w:lastColumn="0" w:noHBand="1" w:noVBand="1"/>
      </w:tblPr>
      <w:tblGrid>
        <w:gridCol w:w="3289"/>
        <w:gridCol w:w="3118"/>
        <w:gridCol w:w="567"/>
        <w:gridCol w:w="567"/>
        <w:gridCol w:w="567"/>
        <w:gridCol w:w="567"/>
        <w:gridCol w:w="1133"/>
      </w:tblGrid>
      <w:tr w:rsidR="000E1A48" w:rsidTr="0B2485ED" w14:paraId="29DA4F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"/>
        </w:trPr>
        <w:tc>
          <w:tcPr>
            <w:tcW w:w="3289" w:type="dxa"/>
            <w:vMerge w:val="restart"/>
          </w:tcPr>
          <w:p w:rsidR="000E1A48" w:rsidP="000A7772" w:rsidRDefault="000E1A48" w14:paraId="66735F20" w14:textId="77777777">
            <w:r>
              <w:t>Naam</w:t>
            </w:r>
          </w:p>
        </w:tc>
        <w:tc>
          <w:tcPr>
            <w:tcW w:w="3118" w:type="dxa"/>
            <w:vMerge w:val="restart"/>
          </w:tcPr>
          <w:p w:rsidR="000E1A48" w:rsidP="000A7772" w:rsidRDefault="000E1A48" w14:paraId="73154C5A" w14:textId="77777777">
            <w:r>
              <w:t>Rol</w:t>
            </w:r>
          </w:p>
        </w:tc>
        <w:tc>
          <w:tcPr>
            <w:tcW w:w="3401" w:type="dxa"/>
            <w:gridSpan w:val="5"/>
          </w:tcPr>
          <w:p w:rsidR="000E1A48" w:rsidP="000A7772" w:rsidRDefault="000E1A48" w14:paraId="131F10F5" w14:textId="64BB45DD">
            <w:pPr>
              <w:jc w:val="center"/>
            </w:pPr>
            <w:r>
              <w:t>Versie</w:t>
            </w:r>
          </w:p>
        </w:tc>
      </w:tr>
      <w:tr w:rsidR="000E1A48" w:rsidTr="0B2485ED" w14:paraId="2ED24863" w14:textId="77777777">
        <w:trPr>
          <w:trHeight w:val="135"/>
        </w:trPr>
        <w:tc>
          <w:tcPr>
            <w:tcW w:w="3289" w:type="dxa"/>
            <w:vMerge/>
          </w:tcPr>
          <w:p w:rsidR="000E1A48" w:rsidP="000A7772" w:rsidRDefault="000E1A48" w14:paraId="3715EEEC" w14:textId="77777777"/>
        </w:tc>
        <w:tc>
          <w:tcPr>
            <w:tcW w:w="3118" w:type="dxa"/>
            <w:vMerge/>
          </w:tcPr>
          <w:p w:rsidR="000E1A48" w:rsidP="000A7772" w:rsidRDefault="000E1A48" w14:paraId="5F7B9C7D" w14:textId="77777777"/>
        </w:tc>
        <w:tc>
          <w:tcPr>
            <w:tcW w:w="567" w:type="dxa"/>
            <w:shd w:val="clear" w:color="auto" w:fill="BFBFBF" w:themeFill="background1" w:themeFillShade="BF"/>
          </w:tcPr>
          <w:p w:rsidRPr="00B04D94" w:rsidR="000E1A48" w:rsidP="000A7772" w:rsidRDefault="000E1A48" w14:paraId="242F4F90" w14:textId="1AF0EC09">
            <w:pPr>
              <w:jc w:val="center"/>
              <w:rPr>
                <w:bCs/>
              </w:rPr>
            </w:pPr>
            <w:r w:rsidRPr="00B04D94">
              <w:rPr>
                <w:bCs/>
              </w:rPr>
              <w:t>0.</w:t>
            </w:r>
            <w:r w:rsidR="00CF1BC1">
              <w:rPr>
                <w:bCs/>
              </w:rPr>
              <w:t>9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:rsidRPr="00B04D94" w:rsidR="000E1A48" w:rsidP="000A7772" w:rsidRDefault="00CF1BC1" w14:paraId="460C0D38" w14:textId="5DFEEBDE">
            <w:pPr>
              <w:jc w:val="center"/>
              <w:rPr>
                <w:bCs/>
              </w:rPr>
            </w:pPr>
            <w:r>
              <w:rPr>
                <w:bCs/>
              </w:rPr>
              <w:t>1.0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:rsidRPr="00B04D94" w:rsidR="000E1A48" w:rsidP="000A7772" w:rsidRDefault="000E1A48" w14:paraId="5764093D" w14:textId="3F07BFD5">
            <w:pPr>
              <w:jc w:val="center"/>
              <w:rPr>
                <w:bCs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:rsidRPr="00B04D94" w:rsidR="000E1A48" w:rsidP="000A7772" w:rsidRDefault="000E1A48" w14:paraId="33C35894" w14:textId="2D696300">
            <w:pPr>
              <w:jc w:val="center"/>
              <w:rPr>
                <w:bCs/>
              </w:rPr>
            </w:pPr>
          </w:p>
        </w:tc>
        <w:tc>
          <w:tcPr>
            <w:tcW w:w="1133" w:type="dxa"/>
            <w:shd w:val="clear" w:color="auto" w:fill="BFBFBF" w:themeFill="background1" w:themeFillShade="BF"/>
          </w:tcPr>
          <w:p w:rsidRPr="00B04D94" w:rsidR="000E1A48" w:rsidP="000A7772" w:rsidRDefault="000E1A48" w14:paraId="682A036D" w14:textId="17AB9B16">
            <w:pPr>
              <w:jc w:val="center"/>
              <w:rPr>
                <w:bCs/>
              </w:rPr>
            </w:pPr>
          </w:p>
        </w:tc>
      </w:tr>
      <w:tr w:rsidRPr="00621061" w:rsidR="000E1A48" w:rsidTr="0B2485ED" w14:paraId="5216E7C1" w14:textId="77777777">
        <w:tc>
          <w:tcPr>
            <w:tcW w:w="3289" w:type="dxa"/>
          </w:tcPr>
          <w:p w:rsidR="000E1A48" w:rsidP="000A7772" w:rsidRDefault="56C3859F" w14:paraId="542FC4FF" w14:textId="4E9D70D9">
            <w:r>
              <w:t>Opdrachtgever</w:t>
            </w:r>
          </w:p>
        </w:tc>
        <w:tc>
          <w:tcPr>
            <w:tcW w:w="3118" w:type="dxa"/>
          </w:tcPr>
          <w:p w:rsidR="000E1A48" w:rsidP="000A7772" w:rsidRDefault="000E1A48" w14:paraId="47A54BF8" w14:textId="77777777"/>
        </w:tc>
        <w:tc>
          <w:tcPr>
            <w:tcW w:w="567" w:type="dxa"/>
          </w:tcPr>
          <w:p w:rsidR="000E1A48" w:rsidP="000A7772" w:rsidRDefault="000E1A48" w14:paraId="2B604110" w14:textId="15B63421"/>
        </w:tc>
        <w:tc>
          <w:tcPr>
            <w:tcW w:w="567" w:type="dxa"/>
          </w:tcPr>
          <w:p w:rsidR="000E1A48" w:rsidP="000A7772" w:rsidRDefault="000E1A48" w14:paraId="26ACBFBB" w14:textId="77777777"/>
        </w:tc>
        <w:tc>
          <w:tcPr>
            <w:tcW w:w="567" w:type="dxa"/>
          </w:tcPr>
          <w:p w:rsidR="000E1A48" w:rsidP="000A7772" w:rsidRDefault="000E1A48" w14:paraId="4C443642" w14:textId="77777777"/>
        </w:tc>
        <w:tc>
          <w:tcPr>
            <w:tcW w:w="567" w:type="dxa"/>
          </w:tcPr>
          <w:p w:rsidR="000E1A48" w:rsidP="000A7772" w:rsidRDefault="000E1A48" w14:paraId="6FE26D32" w14:textId="77777777"/>
        </w:tc>
        <w:tc>
          <w:tcPr>
            <w:tcW w:w="1133" w:type="dxa"/>
          </w:tcPr>
          <w:p w:rsidR="000E1A48" w:rsidP="000A7772" w:rsidRDefault="000E1A48" w14:paraId="5C841498" w14:textId="77777777"/>
        </w:tc>
      </w:tr>
      <w:tr w:rsidR="000E1A48" w:rsidTr="0B2485ED" w14:paraId="3FFCCB94" w14:textId="77777777">
        <w:tc>
          <w:tcPr>
            <w:tcW w:w="3289" w:type="dxa"/>
          </w:tcPr>
          <w:p w:rsidR="000E1A48" w:rsidP="000A7772" w:rsidRDefault="56C3859F" w14:paraId="53C5BD77" w14:textId="449180D6">
            <w:r>
              <w:t>Portfoliomanager</w:t>
            </w:r>
          </w:p>
        </w:tc>
        <w:tc>
          <w:tcPr>
            <w:tcW w:w="3118" w:type="dxa"/>
          </w:tcPr>
          <w:p w:rsidR="000E1A48" w:rsidP="000A7772" w:rsidRDefault="000E1A48" w14:paraId="64025CB7" w14:textId="77777777"/>
        </w:tc>
        <w:tc>
          <w:tcPr>
            <w:tcW w:w="567" w:type="dxa"/>
          </w:tcPr>
          <w:p w:rsidR="000E1A48" w:rsidP="000A7772" w:rsidRDefault="000E1A48" w14:paraId="49ABB431" w14:textId="77777777"/>
        </w:tc>
        <w:tc>
          <w:tcPr>
            <w:tcW w:w="567" w:type="dxa"/>
          </w:tcPr>
          <w:p w:rsidR="000E1A48" w:rsidP="000A7772" w:rsidRDefault="000E1A48" w14:paraId="5B2CA23A" w14:textId="77777777"/>
        </w:tc>
        <w:tc>
          <w:tcPr>
            <w:tcW w:w="567" w:type="dxa"/>
          </w:tcPr>
          <w:p w:rsidR="000E1A48" w:rsidP="000A7772" w:rsidRDefault="000E1A48" w14:paraId="5A587086" w14:textId="77777777"/>
        </w:tc>
        <w:tc>
          <w:tcPr>
            <w:tcW w:w="567" w:type="dxa"/>
          </w:tcPr>
          <w:p w:rsidR="000E1A48" w:rsidP="000A7772" w:rsidRDefault="000E1A48" w14:paraId="0DE19C46" w14:textId="77777777"/>
        </w:tc>
        <w:tc>
          <w:tcPr>
            <w:tcW w:w="1133" w:type="dxa"/>
          </w:tcPr>
          <w:p w:rsidR="000E1A48" w:rsidP="000A7772" w:rsidRDefault="000E1A48" w14:paraId="2334E9DF" w14:textId="77777777"/>
        </w:tc>
      </w:tr>
      <w:tr w:rsidR="000E1A48" w:rsidTr="0B2485ED" w14:paraId="50CDAFA2" w14:textId="77777777">
        <w:tc>
          <w:tcPr>
            <w:tcW w:w="3289" w:type="dxa"/>
          </w:tcPr>
          <w:p w:rsidR="000E1A48" w:rsidP="000A7772" w:rsidRDefault="04BB9AE1" w14:paraId="601AD61D" w14:textId="4EEBD673">
            <w:r>
              <w:t>Functioneel/technisch beheer (optioneel)</w:t>
            </w:r>
          </w:p>
        </w:tc>
        <w:tc>
          <w:tcPr>
            <w:tcW w:w="3118" w:type="dxa"/>
          </w:tcPr>
          <w:p w:rsidR="000E1A48" w:rsidP="000A7772" w:rsidRDefault="000E1A48" w14:paraId="0094FF37" w14:textId="77777777"/>
        </w:tc>
        <w:tc>
          <w:tcPr>
            <w:tcW w:w="567" w:type="dxa"/>
          </w:tcPr>
          <w:p w:rsidR="000E1A48" w:rsidP="000A7772" w:rsidRDefault="000E1A48" w14:paraId="6F0F8AF0" w14:textId="77777777"/>
        </w:tc>
        <w:tc>
          <w:tcPr>
            <w:tcW w:w="567" w:type="dxa"/>
          </w:tcPr>
          <w:p w:rsidR="000E1A48" w:rsidP="000A7772" w:rsidRDefault="000E1A48" w14:paraId="42520E9A" w14:textId="77777777"/>
        </w:tc>
        <w:tc>
          <w:tcPr>
            <w:tcW w:w="567" w:type="dxa"/>
          </w:tcPr>
          <w:p w:rsidR="000E1A48" w:rsidP="000A7772" w:rsidRDefault="000E1A48" w14:paraId="6107013C" w14:textId="77777777"/>
        </w:tc>
        <w:tc>
          <w:tcPr>
            <w:tcW w:w="567" w:type="dxa"/>
          </w:tcPr>
          <w:p w:rsidR="000E1A48" w:rsidP="000A7772" w:rsidRDefault="000E1A48" w14:paraId="64C74C16" w14:textId="77777777"/>
        </w:tc>
        <w:tc>
          <w:tcPr>
            <w:tcW w:w="1133" w:type="dxa"/>
          </w:tcPr>
          <w:p w:rsidR="000E1A48" w:rsidP="000A7772" w:rsidRDefault="000E1A48" w14:paraId="4CBEDA68" w14:textId="77777777"/>
        </w:tc>
      </w:tr>
      <w:tr w:rsidR="000E1A48" w:rsidTr="0B2485ED" w14:paraId="7CDE6D9C" w14:textId="77777777">
        <w:tc>
          <w:tcPr>
            <w:tcW w:w="3289" w:type="dxa"/>
          </w:tcPr>
          <w:p w:rsidR="000E1A48" w:rsidP="000A7772" w:rsidRDefault="000E1A48" w14:paraId="7DD7AA3F" w14:textId="7917D6AE"/>
        </w:tc>
        <w:tc>
          <w:tcPr>
            <w:tcW w:w="3118" w:type="dxa"/>
          </w:tcPr>
          <w:p w:rsidR="000E1A48" w:rsidP="000A7772" w:rsidRDefault="000E1A48" w14:paraId="55AB2F44" w14:textId="77777777"/>
        </w:tc>
        <w:tc>
          <w:tcPr>
            <w:tcW w:w="567" w:type="dxa"/>
          </w:tcPr>
          <w:p w:rsidR="000E1A48" w:rsidP="000A7772" w:rsidRDefault="000E1A48" w14:paraId="234131A0" w14:textId="77777777"/>
        </w:tc>
        <w:tc>
          <w:tcPr>
            <w:tcW w:w="567" w:type="dxa"/>
          </w:tcPr>
          <w:p w:rsidR="000E1A48" w:rsidP="000A7772" w:rsidRDefault="000E1A48" w14:paraId="17198C83" w14:textId="77777777"/>
        </w:tc>
        <w:tc>
          <w:tcPr>
            <w:tcW w:w="567" w:type="dxa"/>
          </w:tcPr>
          <w:p w:rsidR="000E1A48" w:rsidP="000A7772" w:rsidRDefault="000E1A48" w14:paraId="4A3038B5" w14:textId="77777777"/>
        </w:tc>
        <w:tc>
          <w:tcPr>
            <w:tcW w:w="567" w:type="dxa"/>
          </w:tcPr>
          <w:p w:rsidR="000E1A48" w:rsidP="000A7772" w:rsidRDefault="000E1A48" w14:paraId="36FC5DA8" w14:textId="77777777"/>
        </w:tc>
        <w:tc>
          <w:tcPr>
            <w:tcW w:w="1133" w:type="dxa"/>
          </w:tcPr>
          <w:p w:rsidR="000E1A48" w:rsidP="000A7772" w:rsidRDefault="000E1A48" w14:paraId="0AA1D113" w14:textId="77777777"/>
        </w:tc>
      </w:tr>
    </w:tbl>
    <w:p w:rsidR="009759D2" w:rsidP="009759D2" w:rsidRDefault="009759D2" w14:paraId="7AC1254A" w14:textId="77777777"/>
    <w:p w:rsidR="00712915" w:rsidP="00712915" w:rsidRDefault="00712915" w14:paraId="159FFB62" w14:textId="77777777">
      <w:pPr>
        <w:pStyle w:val="Kop1"/>
        <w:numPr>
          <w:ilvl w:val="0"/>
          <w:numId w:val="0"/>
        </w:numPr>
      </w:pPr>
    </w:p>
    <w:p w:rsidR="00712915" w:rsidRDefault="00712915" w14:paraId="1499ACCE" w14:textId="77777777">
      <w:pPr>
        <w:tabs>
          <w:tab w:val="clear" w:pos="357"/>
        </w:tabs>
        <w:spacing w:after="200" w:line="276" w:lineRule="auto"/>
        <w:rPr>
          <w:rFonts w:eastAsia="Times New Roman" w:cs="Arial"/>
          <w:b/>
          <w:bCs/>
          <w:kern w:val="32"/>
          <w:sz w:val="32"/>
          <w:szCs w:val="32"/>
        </w:rPr>
      </w:pPr>
      <w:r>
        <w:br w:type="page"/>
      </w:r>
    </w:p>
    <w:tbl>
      <w:tblPr>
        <w:tblStyle w:val="Tabelstijlsjablonen"/>
        <w:tblW w:w="0" w:type="auto"/>
        <w:tblLook w:val="06A0" w:firstRow="1" w:lastRow="0" w:firstColumn="1" w:lastColumn="0" w:noHBand="1" w:noVBand="1"/>
      </w:tblPr>
      <w:tblGrid>
        <w:gridCol w:w="3253"/>
        <w:gridCol w:w="6489"/>
      </w:tblGrid>
      <w:tr w:rsidR="00712915" w:rsidTr="1F19E802" w14:paraId="4DB160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25FB4" w:rsidR="00712915" w:rsidP="000766F8" w:rsidRDefault="00712915" w14:paraId="5D20C84F" w14:textId="7871C428">
            <w:pPr>
              <w:pStyle w:val="Kop1"/>
              <w:numPr>
                <w:ilvl w:val="0"/>
                <w:numId w:val="0"/>
              </w:numPr>
              <w:ind w:left="851" w:hanging="851"/>
              <w:outlineLvl w:val="0"/>
              <w:rPr>
                <w:b/>
              </w:rPr>
            </w:pPr>
            <w:r>
              <w:rPr>
                <w:b/>
              </w:rPr>
              <w:t>Documentgegevens</w:t>
            </w:r>
          </w:p>
        </w:tc>
      </w:tr>
      <w:tr w:rsidR="00712915" w:rsidTr="1F19E802" w14:paraId="460E5FB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2BAC79F1" w14:textId="1935EC4B">
            <w:pPr>
              <w:rPr>
                <w:b w:val="0"/>
              </w:rPr>
            </w:pPr>
            <w:r>
              <w:t>Sjabloonversie</w:t>
            </w:r>
          </w:p>
          <w:p w:rsidR="00712915" w:rsidP="00712915" w:rsidRDefault="00712915" w14:paraId="600A8ABE" w14:textId="23F5E70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0F799323" w14:textId="1F4740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Sjabloon ICT-</w:t>
            </w:r>
            <w:r w:rsidR="628E237E">
              <w:t>KKV-</w:t>
            </w:r>
            <w:r>
              <w:t>mandaat v</w:t>
            </w:r>
            <w:r w:rsidR="139A7FDD">
              <w:t>1</w:t>
            </w:r>
            <w:r>
              <w:t>.0</w:t>
            </w:r>
          </w:p>
        </w:tc>
      </w:tr>
      <w:tr w:rsidR="00712915" w:rsidTr="1F19E802" w14:paraId="5875833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335E6798" w14:paraId="263B966B" w14:textId="0AEC44DA">
            <w:pPr>
              <w:rPr>
                <w:b w:val="0"/>
              </w:rPr>
            </w:pPr>
            <w:commentRangeStart w:id="1"/>
            <w:r w:rsidR="335E6798">
              <w:rPr/>
              <w:t>KKV</w:t>
            </w:r>
            <w:r w:rsidR="00712915">
              <w:rPr/>
              <w:t>naam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:rsidR="00712915" w:rsidP="00712915" w:rsidRDefault="00712915" w14:paraId="307A9339" w14:textId="12CEE5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696EBD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2915" w:rsidTr="1F19E802" w14:paraId="6233DB7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18CF943D" w14:paraId="26B3E617" w14:textId="0BC2A6C5">
            <w:commentRangeStart w:id="2"/>
            <w:r w:rsidR="18CF943D">
              <w:rPr/>
              <w:t>KKV</w:t>
            </w:r>
            <w:r w:rsidR="00712915">
              <w:rPr/>
              <w:t>nummer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:rsidR="00712915" w:rsidP="00712915" w:rsidRDefault="00712915" w14:paraId="2F3707CE" w14:textId="570645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1088A330" w14:paraId="6D33403A" w14:textId="22A90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Wordt geleverd door Portfolioman</w:t>
            </w:r>
            <w:r w:rsidR="09EF6A78">
              <w:t>ager</w:t>
            </w:r>
          </w:p>
        </w:tc>
      </w:tr>
      <w:tr w:rsidR="00712915" w:rsidTr="1F19E802" w14:paraId="370CDAA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2BB5A24A" w14:textId="77777777">
            <w:pPr>
              <w:rPr>
                <w:b w:val="0"/>
              </w:rPr>
            </w:pPr>
            <w:r>
              <w:t>Documentlocatie</w:t>
            </w:r>
          </w:p>
          <w:p w:rsidR="00712915" w:rsidP="00712915" w:rsidRDefault="00712915" w14:paraId="0D26E6EA" w14:textId="305AEF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2FAC00A" w14:paraId="28754CB7" w14:textId="3F142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&lt;MS Teams link</w:t>
            </w:r>
            <w:ins w:author="Kastelein, R (Ruud)" w:date="2023-07-24T14:15:00Z" w:id="3">
              <w:r w:rsidR="002A09B3">
                <w:t xml:space="preserve">, naar kanaal en map van het cluster op de teams site van IM_BA </w:t>
              </w:r>
            </w:ins>
            <w:r w:rsidR="002A09B3">
              <w:t>&gt;</w:t>
            </w:r>
          </w:p>
        </w:tc>
      </w:tr>
      <w:tr w:rsidR="00712915" w:rsidTr="1F19E802" w14:paraId="75E019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051822A2" w14:textId="77777777">
            <w:pPr>
              <w:rPr>
                <w:b w:val="0"/>
              </w:rPr>
            </w:pPr>
            <w:r>
              <w:t>Datum</w:t>
            </w:r>
          </w:p>
          <w:p w:rsidR="00712915" w:rsidP="00712915" w:rsidRDefault="00712915" w14:paraId="60E4E54B" w14:textId="270EFD4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12915" w:rsidP="00712915" w:rsidRDefault="00712915" w14:paraId="483D61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B2485ED" w:rsidRDefault="0B2485ED" w14:paraId="19A3B1CD" w14:textId="5C1BBE0C"/>
    <w:p w:rsidR="00712915" w:rsidP="00712915" w:rsidRDefault="00712915" w14:paraId="193C699C" w14:textId="79700A9E"/>
    <w:p w:rsidR="006E6D28" w:rsidP="00712915" w:rsidRDefault="006E6D28" w14:paraId="5A5452AC" w14:textId="77777777"/>
    <w:p w:rsidR="00CD221E" w:rsidRDefault="00CD221E" w14:paraId="5C25B57E" w14:textId="77777777">
      <w:r>
        <w:rPr>
          <w:bCs/>
        </w:rPr>
        <w:br w:type="page"/>
      </w:r>
    </w:p>
    <w:tbl>
      <w:tblPr>
        <w:tblStyle w:val="Tabelstijlsjablonen"/>
        <w:tblW w:w="0" w:type="auto"/>
        <w:tblLook w:val="06A0" w:firstRow="1" w:lastRow="0" w:firstColumn="1" w:lastColumn="0" w:noHBand="1" w:noVBand="1"/>
      </w:tblPr>
      <w:tblGrid>
        <w:gridCol w:w="3254"/>
        <w:gridCol w:w="6488"/>
      </w:tblGrid>
      <w:tr w:rsidR="000766F8" w:rsidTr="0B2485ED" w14:paraId="131C75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25FB4" w:rsidR="000766F8" w:rsidP="0B2485ED" w:rsidRDefault="75E655C2" w14:paraId="26407D87" w14:textId="707E540A">
            <w:pPr>
              <w:pStyle w:val="Kop1"/>
              <w:numPr>
                <w:ilvl w:val="0"/>
                <w:numId w:val="0"/>
              </w:numPr>
              <w:ind w:left="851" w:hanging="851"/>
              <w:outlineLvl w:val="0"/>
              <w:rPr>
                <w:b/>
              </w:rPr>
            </w:pPr>
            <w:r w:rsidRPr="0B2485ED">
              <w:rPr>
                <w:b/>
              </w:rPr>
              <w:t>Het kleine klantverzoek (KKV)</w:t>
            </w:r>
          </w:p>
        </w:tc>
      </w:tr>
      <w:tr w:rsidR="000766F8" w:rsidTr="0B2485ED" w14:paraId="06FA940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766F8" w:rsidP="000A7772" w:rsidRDefault="000766F8" w14:paraId="45C5C7E8" w14:textId="4AC046D1">
            <w:pPr>
              <w:rPr>
                <w:b w:val="0"/>
              </w:rPr>
            </w:pPr>
            <w:r>
              <w:t>Achtergrond en aanleiding</w:t>
            </w:r>
          </w:p>
          <w:p w:rsidR="000766F8" w:rsidP="000A7772" w:rsidRDefault="000766F8" w14:paraId="4F92D81C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766F8" w:rsidP="000A7772" w:rsidRDefault="002A09B3" w14:paraId="4F79994A" w14:textId="5392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16:00Z" w:id="4">
              <w:r>
                <w:t>&lt;overnemen van Intake formulier uit de Ideefase&gt;</w:t>
              </w:r>
            </w:ins>
          </w:p>
        </w:tc>
      </w:tr>
      <w:tr w:rsidR="002A09B3" w:rsidTr="0B2485ED" w14:paraId="7C49994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560DE32D" w14:textId="638667CA">
            <w:pPr>
              <w:rPr>
                <w:b w:val="0"/>
              </w:rPr>
            </w:pPr>
            <w:r>
              <w:t>Doelstelling</w:t>
            </w:r>
          </w:p>
          <w:p w:rsidR="002A09B3" w:rsidP="002A09B3" w:rsidRDefault="002A09B3" w14:paraId="6DD1213E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0AF536F2" w14:textId="175AF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16:00Z" w:id="5">
              <w:r>
                <w:t>&lt;overnemen van Intake formulier uit de Ideefase&gt;</w:t>
              </w:r>
            </w:ins>
          </w:p>
        </w:tc>
      </w:tr>
      <w:tr w:rsidR="002A09B3" w:rsidTr="0B2485ED" w14:paraId="273B14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2E8A6847" w14:textId="0F75178D">
            <w:proofErr w:type="spellStart"/>
            <w:r>
              <w:t>KKVscope</w:t>
            </w:r>
            <w:proofErr w:type="spellEnd"/>
            <w:r>
              <w:t>/opdracht</w:t>
            </w:r>
          </w:p>
          <w:p w:rsidR="002A09B3" w:rsidP="002A09B3" w:rsidRDefault="002A09B3" w14:paraId="0ECF2EDB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3D4550D7" w14:textId="096DBD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16:00Z" w:id="6">
              <w:r>
                <w:t>&lt;overnemen van Intake formulier uit de Ideefase, aangevuld met specifieke onderdele</w:t>
              </w:r>
            </w:ins>
            <w:ins w:author="Kastelein, R (Ruud)" w:date="2023-07-24T14:17:00Z" w:id="7">
              <w:r>
                <w:t>n/activiteiten</w:t>
              </w:r>
            </w:ins>
            <w:ins w:author="Kastelein, R (Ruud)" w:date="2023-07-24T14:16:00Z" w:id="8">
              <w:r>
                <w:t>&gt;</w:t>
              </w:r>
            </w:ins>
          </w:p>
        </w:tc>
      </w:tr>
      <w:tr w:rsidR="002A09B3" w:rsidTr="0B2485ED" w14:paraId="232A464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2086EA20" w14:textId="12C02549">
            <w:pPr>
              <w:rPr>
                <w:b w:val="0"/>
              </w:rPr>
            </w:pPr>
            <w:r>
              <w:t>Belangrijkste KKV-</w:t>
            </w:r>
            <w:r>
              <w:br/>
            </w:r>
            <w:r>
              <w:t xml:space="preserve">resultaten </w:t>
            </w:r>
          </w:p>
          <w:p w:rsidR="002A09B3" w:rsidP="002A09B3" w:rsidRDefault="002A09B3" w14:paraId="72D095C7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470EF06C" w14:textId="1E4F50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18:00Z" w:id="9"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>&lt;afleiding van doelstelling en KKV scope, noem hier ALLEEN de belangrijkste op te leveren producten&gt;</w:t>
              </w:r>
              <w:r>
                <w:rPr>
                  <w:rStyle w:val="eop"/>
                  <w:rFonts w:cs="Arial"/>
                  <w:color w:val="000000"/>
                  <w:szCs w:val="18"/>
                  <w:shd w:val="clear" w:color="auto" w:fill="FFFFFF"/>
                </w:rPr>
                <w:t> </w:t>
              </w:r>
            </w:ins>
          </w:p>
        </w:tc>
      </w:tr>
      <w:tr w:rsidR="002A09B3" w:rsidTr="0B2485ED" w14:paraId="55379D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27D648D1" w14:textId="0FB1FBAE">
            <w:pPr>
              <w:rPr>
                <w:b w:val="0"/>
              </w:rPr>
            </w:pPr>
            <w:del w:author="Kastelein, R (Ruud)" w:date="2023-07-24T14:17:00Z" w:id="10">
              <w:r w:rsidDel="002A09B3">
                <w:delText xml:space="preserve">Uitsluitingen </w:delText>
              </w:r>
            </w:del>
            <w:ins w:author="Kastelein, R (Ruud)" w:date="2023-07-24T14:17:00Z" w:id="11">
              <w:r>
                <w:t xml:space="preserve">Uitgangspunten </w:t>
              </w:r>
            </w:ins>
            <w:r>
              <w:t xml:space="preserve">en </w:t>
            </w:r>
            <w:r>
              <w:br/>
            </w:r>
            <w:r>
              <w:t>randvoorwaarden</w:t>
            </w:r>
          </w:p>
          <w:p w:rsidR="002A09B3" w:rsidP="002A09B3" w:rsidRDefault="002A09B3" w14:paraId="62B4308C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35B754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09B3" w:rsidTr="0B2485ED" w14:paraId="1039ADC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5194BF21" w14:textId="2D336AB5">
            <w:pPr>
              <w:rPr>
                <w:b w:val="0"/>
              </w:rPr>
            </w:pPr>
            <w:r>
              <w:t>Kwaliteitseisen (optioneel)</w:t>
            </w:r>
          </w:p>
          <w:p w:rsidR="002A09B3" w:rsidP="002A09B3" w:rsidRDefault="002A09B3" w14:paraId="52752649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734A9B6E" w14:textId="4F6707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18:00Z" w:id="12"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 xml:space="preserve">&lt; conform: tijd, geld, acceptatiecriteria beheer, </w:t>
              </w:r>
              <w:proofErr w:type="spellStart"/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>PvE</w:t>
              </w:r>
              <w:proofErr w:type="spellEnd"/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>, servicelevels</w:t>
              </w:r>
            </w:ins>
            <w:ins w:author="Kastelein, R (Ruud)" w:date="2023-07-24T14:19:00Z" w:id="13"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 xml:space="preserve"> indien van toepassing</w:t>
              </w:r>
            </w:ins>
            <w:ins w:author="Kastelein, R (Ruud)" w:date="2023-07-24T14:18:00Z" w:id="14">
              <w:r>
                <w:rPr>
                  <w:rStyle w:val="normaltextrun"/>
                  <w:rFonts w:cs="Arial"/>
                  <w:color w:val="0078D4"/>
                  <w:szCs w:val="18"/>
                  <w:u w:val="single"/>
                  <w:shd w:val="clear" w:color="auto" w:fill="FFFFFF"/>
                </w:rPr>
                <w:t>. Kwaliteitseisen moeten meetbaar zijn en gekoppeld aan op te leveren (deel) resultaten&gt;</w:t>
              </w:r>
            </w:ins>
          </w:p>
        </w:tc>
      </w:tr>
      <w:tr w:rsidR="002A09B3" w:rsidTr="0B2485ED" w14:paraId="678399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0FCD0EB4" w14:textId="42ABB1E7">
            <w:pPr>
              <w:rPr>
                <w:b w:val="0"/>
              </w:rPr>
            </w:pPr>
            <w:r>
              <w:t>Relatie met andere projecten, programma’s of de lijnorganisatie</w:t>
            </w:r>
          </w:p>
          <w:p w:rsidR="002A09B3" w:rsidP="002A09B3" w:rsidRDefault="002A09B3" w14:paraId="48B9CD95" w14:textId="77777777">
            <w:pPr>
              <w:rPr>
                <w:highlight w:val="yellow"/>
              </w:rPr>
            </w:pPr>
          </w:p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1B109D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2A09B3" w:rsidTr="0B2485ED" w14:paraId="1A38C60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3EA646EF" w14:textId="713388E7">
            <w:pPr>
              <w:rPr>
                <w:b w:val="0"/>
              </w:rPr>
            </w:pPr>
            <w:r>
              <w:t>Verwachte startdatum</w:t>
            </w:r>
          </w:p>
          <w:p w:rsidR="002A09B3" w:rsidP="002A09B3" w:rsidRDefault="002A09B3" w14:paraId="0BFC05B6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5E73C426" w14:textId="11899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20:00Z" w:id="15">
              <w:r>
                <w:t>&lt;afstemming met Portfoliomanager&gt;</w:t>
              </w:r>
            </w:ins>
          </w:p>
        </w:tc>
      </w:tr>
      <w:tr w:rsidR="002A09B3" w:rsidTr="0B2485ED" w14:paraId="504BA9C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0F1143A0" w14:textId="520F06DD">
            <w:pPr>
              <w:rPr>
                <w:b w:val="0"/>
              </w:rPr>
            </w:pPr>
            <w:r>
              <w:t xml:space="preserve">Verwachte einddatum of </w:t>
            </w:r>
            <w:r>
              <w:rPr>
                <w:b w:val="0"/>
              </w:rPr>
              <w:br/>
            </w:r>
            <w:r>
              <w:t>doorlooptijd</w:t>
            </w:r>
          </w:p>
          <w:p w:rsidR="002A09B3" w:rsidP="002A09B3" w:rsidRDefault="002A09B3" w14:paraId="245BFF22" w14:textId="77777777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7857830E" w14:textId="434B0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20:00Z" w:id="16">
              <w:r>
                <w:t>&lt;</w:t>
              </w:r>
            </w:ins>
            <w:ins w:author="Kastelein, R (Ruud)" w:date="2023-07-24T15:05:00Z" w:id="17">
              <w:r w:rsidR="00FD5891">
                <w:t>bij uitgangspunt dat</w:t>
              </w:r>
            </w:ins>
            <w:ins w:author="Kastelein, R (Ruud)" w:date="2023-07-24T15:04:00Z" w:id="18">
              <w:r w:rsidR="00FD5891">
                <w:t xml:space="preserve"> </w:t>
              </w:r>
            </w:ins>
            <w:ins w:author="Kastelein, R (Ruud)" w:date="2023-07-24T14:21:00Z" w:id="19">
              <w:r>
                <w:t>r</w:t>
              </w:r>
            </w:ins>
            <w:ins w:author="Kastelein, R (Ruud)" w:date="2023-07-24T14:20:00Z" w:id="20">
              <w:r>
                <w:t>esources</w:t>
              </w:r>
            </w:ins>
            <w:ins w:author="Kastelein, R (Ruud)" w:date="2023-07-24T14:21:00Z" w:id="21">
              <w:r>
                <w:t xml:space="preserve"> beschikbaar zijn</w:t>
              </w:r>
            </w:ins>
            <w:ins w:author="Kastelein, R (Ruud)" w:date="2023-07-24T14:20:00Z" w:id="22">
              <w:r>
                <w:t>&gt;</w:t>
              </w:r>
            </w:ins>
          </w:p>
        </w:tc>
      </w:tr>
      <w:tr w:rsidR="002A09B3" w:rsidTr="0B2485ED" w14:paraId="7FA3E70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01BCC3CF" w14:textId="1D87DED0">
            <w:r>
              <w:t>Businesscase op hoofdlijnen (eenmalige kosten, structurele kosten, baten, uren incidenteel en structureel)</w:t>
            </w:r>
          </w:p>
          <w:p w:rsidR="002A09B3" w:rsidP="002A09B3" w:rsidRDefault="002A09B3" w14:paraId="41B09C7D" w14:textId="77777777">
            <w:pPr>
              <w:rPr>
                <w:highlight w:val="yellow"/>
              </w:rPr>
            </w:pPr>
          </w:p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2F703B69" w14:textId="1E99B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21:00Z" w:id="23">
              <w:r>
                <w:t>&lt;</w:t>
              </w:r>
            </w:ins>
            <w:r>
              <w:t xml:space="preserve">Als de business de budgethouder is in dat geval de </w:t>
            </w:r>
            <w:r w:rsidRPr="00085DE2">
              <w:rPr>
                <w:b/>
                <w:bCs/>
                <w:u w:val="single"/>
                <w:rPrChange w:author="Kastelein, R (Ruud)" w:date="2023-07-24T16:59:00Z" w:id="24">
                  <w:rPr/>
                </w:rPrChange>
              </w:rPr>
              <w:t>FCL/ECL</w:t>
            </w:r>
            <w:r>
              <w:t xml:space="preserve"> code hier ook vermelden</w:t>
            </w:r>
            <w:ins w:author="Kastelein, R (Ruud)" w:date="2023-07-24T14:21:00Z" w:id="25">
              <w:r>
                <w:t>&gt;</w:t>
              </w:r>
            </w:ins>
            <w:del w:author="Kastelein, R (Ruud)" w:date="2023-07-24T14:21:00Z" w:id="26">
              <w:r w:rsidDel="002A09B3">
                <w:delText>.</w:delText>
              </w:r>
            </w:del>
          </w:p>
        </w:tc>
      </w:tr>
      <w:tr w:rsidR="002A09B3" w:rsidTr="0B2485ED" w14:paraId="05021F6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2F47A289" w14:textId="77777777">
            <w:pPr>
              <w:rPr>
                <w:b w:val="0"/>
              </w:rPr>
            </w:pPr>
            <w:r>
              <w:t>Relevante documenten</w:t>
            </w:r>
          </w:p>
          <w:p w:rsidR="002A09B3" w:rsidP="002A09B3" w:rsidRDefault="002A09B3" w14:paraId="65333F80" w14:textId="23B34415"/>
        </w:tc>
        <w:tc>
          <w:tcPr>
            <w:tcW w:w="6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A09B3" w:rsidP="002A09B3" w:rsidRDefault="002A09B3" w14:paraId="7A17FAEC" w14:textId="75DE4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ins w:author="Kastelein, R (Ruud)" w:date="2023-07-24T14:21:00Z" w:id="27">
              <w:r>
                <w:t xml:space="preserve">Intakeformulier, </w:t>
              </w:r>
            </w:ins>
            <w:ins w:author="Kastelein, R (Ruud)" w:date="2023-07-24T14:22:00Z" w:id="28">
              <w:r>
                <w:t>SLA, contract, verwerkersovereenkomst, DPIA (indien van toepassing)</w:t>
              </w:r>
            </w:ins>
          </w:p>
        </w:tc>
      </w:tr>
    </w:tbl>
    <w:p w:rsidR="006E6D28" w:rsidRDefault="006E6D28" w14:paraId="057D4AC6" w14:textId="31A57BFC"/>
    <w:p w:rsidR="000766F8" w:rsidP="00712915" w:rsidRDefault="000766F8" w14:paraId="0D6A9130" w14:textId="76B43FD1"/>
    <w:p w:rsidR="00B97A3B" w:rsidRDefault="00B97A3B" w14:paraId="646A5022" w14:textId="77777777">
      <w:r>
        <w:rPr>
          <w:bCs/>
        </w:rPr>
        <w:br w:type="page"/>
      </w:r>
    </w:p>
    <w:tbl>
      <w:tblPr>
        <w:tblStyle w:val="Tabelstijlsjablonen"/>
        <w:tblW w:w="0" w:type="auto"/>
        <w:tblLook w:val="0620" w:firstRow="1" w:lastRow="0" w:firstColumn="0" w:lastColumn="0" w:noHBand="1" w:noVBand="1"/>
      </w:tblPr>
      <w:tblGrid>
        <w:gridCol w:w="4248"/>
        <w:gridCol w:w="1417"/>
        <w:gridCol w:w="4077"/>
      </w:tblGrid>
      <w:tr w:rsidR="00CD221E" w:rsidTr="292A5357" w14:paraId="59935D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4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25FB4" w:rsidR="00CD221E" w:rsidP="000A7772" w:rsidRDefault="00CD221E" w14:paraId="565A198F" w14:textId="29C77899">
            <w:pPr>
              <w:pStyle w:val="Kop1"/>
              <w:numPr>
                <w:ilvl w:val="0"/>
                <w:numId w:val="0"/>
              </w:numPr>
              <w:ind w:left="851" w:hanging="851"/>
              <w:outlineLvl w:val="0"/>
              <w:rPr>
                <w:b/>
              </w:rPr>
            </w:pPr>
            <w:r>
              <w:rPr>
                <w:b/>
              </w:rPr>
              <w:t>Het mandaat</w:t>
            </w:r>
          </w:p>
        </w:tc>
      </w:tr>
      <w:tr w:rsidRPr="009759D2" w:rsidR="00CD221E" w:rsidTr="292A5357" w14:paraId="59EF4181" w14:textId="77777777">
        <w:trPr>
          <w:trHeight w:val="337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9759D2" w:rsidR="00CD221E" w:rsidP="00CD221E" w:rsidRDefault="00B97A3B" w14:paraId="3FA486F6" w14:textId="5E59DBDE">
            <w:pPr>
              <w:rPr>
                <w:b/>
              </w:rPr>
            </w:pPr>
            <w:r w:rsidRPr="009759D2">
              <w:rPr>
                <w:b/>
              </w:rPr>
              <w:t>Onderdeel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9759D2" w:rsidR="00CD221E" w:rsidP="00CD221E" w:rsidRDefault="00B97A3B" w14:paraId="25DA6642" w14:textId="041F3CC5">
            <w:pPr>
              <w:rPr>
                <w:b/>
              </w:rPr>
            </w:pPr>
            <w:r w:rsidRPr="009759D2">
              <w:rPr>
                <w:b/>
              </w:rPr>
              <w:t>Ja/Nee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/>
          </w:tcPr>
          <w:p w:rsidRPr="009759D2" w:rsidR="00CD221E" w:rsidP="00CD221E" w:rsidRDefault="00B97A3B" w14:paraId="4175A95E" w14:textId="4CDC30A6">
            <w:pPr>
              <w:rPr>
                <w:b/>
              </w:rPr>
            </w:pPr>
            <w:r w:rsidRPr="009759D2">
              <w:rPr>
                <w:b/>
              </w:rPr>
              <w:t>Rol</w:t>
            </w:r>
          </w:p>
        </w:tc>
      </w:tr>
      <w:tr w:rsidR="00B97A3B" w:rsidTr="292A5357" w14:paraId="14BBB3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00A7772" w:rsidRDefault="00B97A3B" w14:paraId="2343D2FA" w14:textId="77777777">
            <w:r>
              <w:t>Alle kosten gedekt</w:t>
            </w:r>
          </w:p>
          <w:p w:rsidR="00B97A3B" w:rsidP="000A7772" w:rsidRDefault="00B97A3B" w14:paraId="7A39EE56" w14:textId="5D911E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00A7772" w:rsidRDefault="00B97A3B" w14:paraId="1B795B2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00A7772" w:rsidRDefault="6EB278D6" w14:paraId="363B1C5C" w14:textId="0B5B0E0F">
            <w:r>
              <w:t>Portfoliomanager</w:t>
            </w:r>
            <w:ins w:author="Kastelein, R (Ruud)" w:date="2023-07-24T14:22:00Z" w:id="29">
              <w:r w:rsidR="002A09B3">
                <w:t xml:space="preserve"> / Budgetho</w:t>
              </w:r>
            </w:ins>
            <w:ins w:author="Kastelein, R (Ruud)" w:date="2023-07-24T14:23:00Z" w:id="30">
              <w:r w:rsidR="002A09B3">
                <w:t xml:space="preserve">uder </w:t>
              </w:r>
              <w:proofErr w:type="spellStart"/>
              <w:r w:rsidR="002A09B3">
                <w:t>vakafdeling</w:t>
              </w:r>
              <w:proofErr w:type="spellEnd"/>
              <w:r w:rsidR="002A09B3">
                <w:t xml:space="preserve"> (in geval kosten buiten I&amp;A)</w:t>
              </w:r>
            </w:ins>
          </w:p>
        </w:tc>
      </w:tr>
      <w:tr w:rsidR="00B97A3B" w:rsidTr="292A5357" w14:paraId="57316CE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B2485ED" w:rsidRDefault="00B97A3B" w14:paraId="62E50A98" w14:textId="30105633">
            <w:r>
              <w:t>Opdracht</w:t>
            </w:r>
            <w:r w:rsidR="610C573B">
              <w:t>gever benoemd</w:t>
            </w:r>
          </w:p>
          <w:p w:rsidR="00B97A3B" w:rsidP="147020D0" w:rsidRDefault="00B97A3B" w14:paraId="3F511602" w14:textId="7C018F58">
            <w:pPr>
              <w:rPr>
                <w:strike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147020D0" w:rsidRDefault="00B97A3B" w14:paraId="24C60F37" w14:textId="77777777">
            <w:pPr>
              <w:rPr>
                <w:strike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B2485ED" w:rsidRDefault="00B97A3B" w14:paraId="5D426534" w14:textId="7F5EF06B">
            <w:r>
              <w:t>Clusterdirecteur of teammanager</w:t>
            </w:r>
          </w:p>
        </w:tc>
      </w:tr>
      <w:tr w:rsidR="00B97A3B" w:rsidTr="292A5357" w14:paraId="686EE8F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B2485ED" w:rsidRDefault="3294206B" w14:paraId="7653DA27" w14:textId="15E4EA62">
            <w:r>
              <w:t xml:space="preserve">Afgestemd met IV, ITB, </w:t>
            </w:r>
            <w:r w:rsidR="441598ED">
              <w:t xml:space="preserve">IB, </w:t>
            </w:r>
            <w:r>
              <w:t>ISO en Architect</w:t>
            </w:r>
            <w:r w:rsidR="52ECCE70">
              <w:t xml:space="preserve"> </w:t>
            </w:r>
          </w:p>
          <w:p w:rsidR="00B97A3B" w:rsidP="0B2485ED" w:rsidRDefault="00B97A3B" w14:paraId="7A67CA2D" w14:textId="07D44B2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B2485ED" w:rsidRDefault="00B97A3B" w14:paraId="7AC429EA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292A5357" w:rsidRDefault="00B97A3B" w14:paraId="5288E2BA" w14:textId="4302EF57">
            <w:pPr>
              <w:tabs>
                <w:tab w:val="left" w:leader="none" w:pos="357"/>
              </w:tabs>
              <w:spacing w:after="0" w:line="270" w:lineRule="atLeast"/>
            </w:pPr>
            <w:ins w:author="Kastelein, R (Ruud)" w:date="2023-07-31T06:46:23.974Z" w:id="690639703">
              <w:r w:rsidRPr="292A5357" w:rsidR="3377A017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18"/>
                  <w:szCs w:val="18"/>
                  <w:lang w:val="nl-NL"/>
                </w:rPr>
                <w:t>I</w:t>
              </w:r>
              <w:r w:rsidRPr="292A5357" w:rsidR="3377A017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18"/>
                  <w:szCs w:val="18"/>
                  <w:lang w:val="nl-NL"/>
                </w:rPr>
                <w:t>nformatiemanager</w:t>
              </w:r>
            </w:ins>
            <w:del w:author="Kastelein, R (Ruud)" w:date="2023-07-31T06:46:21.908Z" w:id="724719822">
              <w:r w:rsidDel="00B97A3B">
                <w:delText>I-adviseur</w:delText>
              </w:r>
            </w:del>
            <w:r w:rsidR="73048038">
              <w:rPr/>
              <w:t>/Business analist</w:t>
            </w:r>
          </w:p>
        </w:tc>
      </w:tr>
      <w:tr w:rsidR="00B97A3B" w:rsidTr="292A5357" w14:paraId="159900F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00A7772" w:rsidRDefault="0083666E" w14:paraId="37AF0909" w14:textId="306F1B5D">
            <w:r>
              <w:t>Oplossingsrichting en proces bepaald</w:t>
            </w:r>
          </w:p>
          <w:p w:rsidR="00B97A3B" w:rsidP="000A7772" w:rsidRDefault="00B97A3B" w14:paraId="15752B83" w14:textId="237E19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000A7772" w:rsidRDefault="00B97A3B" w14:paraId="4B13060C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97A3B" w:rsidP="292A5357" w:rsidRDefault="0083666E" w14:paraId="33DBE2CF" w14:textId="7B90268B">
            <w:pPr>
              <w:pStyle w:val="Standaard"/>
            </w:pPr>
            <w:del w:author="Kastelein, R (Ruud)" w:date="2023-07-31T06:46:38.889Z" w:id="953410815">
              <w:r w:rsidDel="0083666E">
                <w:delText>I-adviseur</w:delText>
              </w:r>
            </w:del>
            <w:ins w:author="Kastelein, R (Ruud)" w:date="2023-07-31T06:46:38.912Z" w:id="1995335989">
              <w:r w:rsidRPr="292A5357" w:rsidR="1D3C31B8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18"/>
                  <w:szCs w:val="18"/>
                  <w:lang w:val="nl-NL"/>
                </w:rPr>
                <w:t xml:space="preserve"> Informatiemanager</w:t>
              </w:r>
              <w:r w:rsidR="1D3C31B8">
                <w:t xml:space="preserve"> </w:t>
              </w:r>
            </w:ins>
            <w:r w:rsidR="7208EF8A">
              <w:rPr/>
              <w:t>/Business analist</w:t>
            </w:r>
          </w:p>
        </w:tc>
      </w:tr>
      <w:tr w:rsidR="0083666E" w:rsidTr="292A5357" w14:paraId="3070A79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B2485ED" w:rsidRDefault="5CA72B71" w14:paraId="08944773" w14:textId="621263FD">
            <w:r>
              <w:t>Verwachte omvang bepaald</w:t>
            </w:r>
            <w:r w:rsidR="56CB795D">
              <w:t xml:space="preserve"> (uren, geld, doorlooptijd)</w:t>
            </w:r>
          </w:p>
          <w:p w:rsidR="0083666E" w:rsidP="0B2485ED" w:rsidRDefault="0083666E" w14:paraId="3A8629CF" w14:textId="6CDA2A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B2485ED" w:rsidRDefault="0083666E" w14:paraId="47FEB042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292A5357" w:rsidRDefault="5CA72B71" w14:paraId="10BCA773" w14:textId="62E4A1B7">
            <w:pPr>
              <w:pStyle w:val="Standaard"/>
            </w:pPr>
            <w:del w:author="Kastelein, R (Ruud)" w:date="2023-07-31T06:46:44.817Z" w:id="997967305">
              <w:r w:rsidDel="5CA72B71">
                <w:delText>I-adviseur</w:delText>
              </w:r>
            </w:del>
            <w:ins w:author="Kastelein, R (Ruud)" w:date="2023-07-31T06:46:44.824Z" w:id="2113705971">
              <w:r w:rsidRPr="292A5357" w:rsidR="461D8BD2">
                <w:rPr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color w:val="000000" w:themeColor="text1" w:themeTint="FF" w:themeShade="FF"/>
                  <w:sz w:val="18"/>
                  <w:szCs w:val="18"/>
                  <w:lang w:val="nl-NL"/>
                </w:rPr>
                <w:t xml:space="preserve"> Informatiemanager</w:t>
              </w:r>
            </w:ins>
          </w:p>
        </w:tc>
      </w:tr>
      <w:tr w:rsidR="0083666E" w:rsidTr="292A5357" w14:paraId="7E5ECEA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0083666E" w14:paraId="48B4384C" w14:textId="18CFEEE9">
            <w:r>
              <w:t>Prioriteit (wenselijkheid) vastgesteld</w:t>
            </w:r>
            <w:r>
              <w:br/>
            </w:r>
            <w:r>
              <w:t>op de producttafel I&amp;A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0083666E" w14:paraId="44E08EEE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74AF3072" w14:paraId="75D819B3" w14:textId="250EDB8F">
            <w:r>
              <w:t>Portfoliomanager</w:t>
            </w:r>
          </w:p>
        </w:tc>
      </w:tr>
      <w:tr w:rsidR="0083666E" w:rsidTr="292A5357" w14:paraId="20057C3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147020D0" w:rsidRDefault="0083666E" w14:paraId="71BE56FC" w14:textId="3880BCE4">
            <w:pPr>
              <w:rPr>
                <w:strike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147020D0" w:rsidRDefault="0083666E" w14:paraId="2E1BFF34" w14:textId="77777777">
            <w:pPr>
              <w:rPr>
                <w:strike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147020D0" w:rsidRDefault="0083666E" w14:paraId="031A38E6" w14:textId="23C685FE">
            <w:pPr>
              <w:rPr>
                <w:strike/>
              </w:rPr>
            </w:pPr>
          </w:p>
        </w:tc>
      </w:tr>
      <w:tr w:rsidR="0083666E" w:rsidTr="292A5357" w14:paraId="42E15E5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0083666E" w14:paraId="495BFD27" w14:textId="5AEC6B0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0083666E" w14:paraId="690BA3FF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83666E" w:rsidP="000A7772" w:rsidRDefault="0083666E" w14:paraId="7E9F5DE0" w14:textId="2E0F1B1D"/>
        </w:tc>
      </w:tr>
    </w:tbl>
    <w:p w:rsidRPr="00712915" w:rsidR="00CD221E" w:rsidP="1B7CFFAE" w:rsidRDefault="00CD221E" w14:paraId="7C013BA5" w14:textId="7ED84952"/>
    <w:sectPr w:rsidRPr="00712915" w:rsidR="00CD221E" w:rsidSect="00184D7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 w:code="9"/>
      <w:pgMar w:top="2665" w:right="1077" w:bottom="1077" w:left="1077" w:header="1077" w:footer="53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KR(" w:author="Kastelein, R (Ruud)" w:date="2023-07-24T14:15:00Z" w:id="1">
    <w:p w:rsidR="002A09B3" w:rsidP="006F5421" w:rsidRDefault="002A09B3" w14:paraId="6F006784" w14:textId="77777777">
      <w:pPr>
        <w:pStyle w:val="Tekstopmerking"/>
      </w:pPr>
      <w:r>
        <w:rPr>
          <w:rStyle w:val="Verwijzingopmerking"/>
        </w:rPr>
        <w:annotationRef/>
      </w:r>
      <w:r>
        <w:t>Naam zoals vermeld in TP</w:t>
      </w:r>
    </w:p>
  </w:comment>
  <w:comment w:initials="KR(" w:author="Kastelein, R (Ruud)" w:date="2023-07-24T14:15:00Z" w:id="2">
    <w:p w:rsidR="002A09B3" w:rsidP="009F6FE9" w:rsidRDefault="002A09B3" w14:paraId="334C9172" w14:textId="77777777">
      <w:pPr>
        <w:pStyle w:val="Tekstopmerking"/>
      </w:pPr>
      <w:r>
        <w:rPr>
          <w:rStyle w:val="Verwijzingopmerking"/>
        </w:rPr>
        <w:annotationRef/>
      </w:r>
      <w:r>
        <w:t>Zoals vermeld in TP?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6F006784"/>
  <w15:commentEx w15:done="1" w15:paraId="334C917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6905E5" w16cex:dateUtc="2023-07-24T12:15:00Z"/>
  <w16cex:commentExtensible w16cex:durableId="286905F3" w16cex:dateUtc="2023-07-24T12:15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006784" w16cid:durableId="286905E5"/>
  <w16cid:commentId w16cid:paraId="334C9172" w16cid:durableId="286905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103E" w:rsidRDefault="00D56CF7" w14:paraId="616816AF" w14:textId="77777777">
      <w:pPr>
        <w:spacing w:line="240" w:lineRule="auto"/>
      </w:pPr>
      <w:r>
        <w:separator/>
      </w:r>
    </w:p>
  </w:endnote>
  <w:endnote w:type="continuationSeparator" w:id="0">
    <w:p w:rsidR="0005103E" w:rsidRDefault="00D56CF7" w14:paraId="02823C66" w14:textId="77777777">
      <w:pPr>
        <w:spacing w:line="240" w:lineRule="auto"/>
      </w:pPr>
      <w:r>
        <w:continuationSeparator/>
      </w:r>
    </w:p>
  </w:endnote>
  <w:endnote w:type="continuationNotice" w:id="1">
    <w:p w:rsidR="00A43B3D" w:rsidRDefault="00A43B3D" w14:paraId="2862AED4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Ve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4D73" w:rsidRDefault="00184D73" w14:paraId="5220650B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5746827"/>
      <w:docPartObj>
        <w:docPartGallery w:val="Page Numbers (Bottom of Page)"/>
        <w:docPartUnique/>
      </w:docPartObj>
    </w:sdtPr>
    <w:sdtEndPr/>
    <w:sdtContent>
      <w:p w:rsidR="009F7276" w:rsidRDefault="00D56CF7" w14:paraId="59003FC1" w14:textId="77777777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556D">
          <w:rPr>
            <w:noProof/>
          </w:rPr>
          <w:t>2</w:t>
        </w:r>
        <w:r>
          <w:fldChar w:fldCharType="end"/>
        </w:r>
      </w:p>
    </w:sdtContent>
  </w:sdt>
  <w:p w:rsidRPr="00184D73" w:rsidR="00D6615F" w:rsidP="00184D73" w:rsidRDefault="00D6615F" w14:paraId="799AC246" w14:textId="77777777">
    <w:pPr>
      <w:pStyle w:val="Voettekst"/>
      <w:jc w:val="right"/>
      <w:rPr>
        <w:spacing w:val="0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7276" w:rsidRDefault="00D56CF7" w14:paraId="5A584DB1" w14:textId="77777777">
    <w:pPr>
      <w:pStyle w:val="Voettekst"/>
      <w:jc w:val="center"/>
    </w:pPr>
    <w:r>
      <w:fldChar w:fldCharType="begin"/>
    </w:r>
    <w:r>
      <w:instrText>PAGE   \* MERGEFORMAT</w:instrText>
    </w:r>
    <w:r>
      <w:fldChar w:fldCharType="separate"/>
    </w:r>
    <w:r w:rsidR="0093556D">
      <w:rPr>
        <w:noProof/>
      </w:rPr>
      <w:t>1</w:t>
    </w:r>
    <w:r>
      <w:fldChar w:fldCharType="end"/>
    </w:r>
  </w:p>
  <w:tbl>
    <w:tblPr>
      <w:tblW w:w="0" w:type="auto"/>
      <w:tblLook w:val="01E0" w:firstRow="1" w:lastRow="1" w:firstColumn="1" w:lastColumn="1" w:noHBand="0" w:noVBand="0"/>
    </w:tblPr>
    <w:tblGrid>
      <w:gridCol w:w="312"/>
    </w:tblGrid>
    <w:tr w:rsidR="00572B76" w:rsidTr="00B15146" w14:paraId="66AA8AC5" w14:textId="77777777">
      <w:trPr>
        <w:cantSplit/>
        <w:trHeight w:val="1701"/>
      </w:trPr>
      <w:tc>
        <w:tcPr>
          <w:tcW w:w="540" w:type="dxa"/>
          <w:textDirection w:val="btLr"/>
          <w:vAlign w:val="center"/>
        </w:tcPr>
        <w:p w:rsidRPr="002805D8" w:rsidR="002F2E1D" w:rsidP="00B15146" w:rsidRDefault="00D56CF7" w14:paraId="08A96C40" w14:textId="77777777">
          <w:pPr>
            <w:pStyle w:val="Formuliernummer"/>
            <w:framePr w:w="312" w:h="1764" w:hSpace="181" w:wrap="around" w:hAnchor="page" w:vAnchor="page" w:x="188" w:y="14559" w:hRule="exact"/>
            <w:shd w:val="solid" w:color="FFFFFF" w:fill="FFFFFF"/>
            <w:jc w:val="center"/>
            <w:rPr>
              <w:rFonts w:cs="Arial"/>
            </w:rPr>
          </w:pPr>
          <w:r>
            <w:rPr>
              <w:rFonts w:cs="Arial"/>
            </w:rPr>
            <w:t>ALG HS 015</w:t>
          </w:r>
        </w:p>
      </w:tc>
    </w:tr>
  </w:tbl>
  <w:p w:rsidR="002F2E1D" w:rsidP="00B15146" w:rsidRDefault="002F2E1D" w14:paraId="379A9842" w14:textId="77777777">
    <w:pPr>
      <w:framePr w:w="312" w:h="1764" w:hSpace="181" w:wrap="around" w:hAnchor="page" w:vAnchor="page" w:x="188" w:y="14559" w:hRule="exact"/>
      <w:shd w:val="solid" w:color="FFFFFF" w:fill="FFFFFF"/>
    </w:pPr>
  </w:p>
  <w:p w:rsidRPr="00835A1C" w:rsidR="002F2E1D" w:rsidP="00E4401D" w:rsidRDefault="002F2E1D" w14:paraId="40CFFD02" w14:textId="77777777">
    <w:pPr>
      <w:jc w:val="both"/>
    </w:pPr>
  </w:p>
  <w:p w:rsidRPr="00184D73" w:rsidR="009F7276" w:rsidP="00184D73" w:rsidRDefault="009F7276" w14:paraId="062A1830" w14:textId="77777777">
    <w:pPr>
      <w:pStyle w:val="Voettekst"/>
      <w:jc w:val="right"/>
      <w:rPr>
        <w:spacing w:val="0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103E" w:rsidRDefault="00D56CF7" w14:paraId="7F4A8280" w14:textId="77777777">
      <w:pPr>
        <w:spacing w:line="240" w:lineRule="auto"/>
      </w:pPr>
      <w:r>
        <w:separator/>
      </w:r>
    </w:p>
  </w:footnote>
  <w:footnote w:type="continuationSeparator" w:id="0">
    <w:p w:rsidR="0005103E" w:rsidRDefault="00D56CF7" w14:paraId="2E770F85" w14:textId="77777777">
      <w:pPr>
        <w:spacing w:line="240" w:lineRule="auto"/>
      </w:pPr>
      <w:r>
        <w:continuationSeparator/>
      </w:r>
    </w:p>
  </w:footnote>
  <w:footnote w:type="continuationNotice" w:id="1">
    <w:p w:rsidR="00A43B3D" w:rsidRDefault="00A43B3D" w14:paraId="1389D9AA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4D73" w:rsidRDefault="00184D73" w14:paraId="7E57DA0B" w14:textId="7777777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6615F" w:rsidP="0093556D" w:rsidRDefault="00D56CF7" w14:paraId="4F67602D" w14:textId="77777777">
    <w:r>
      <w:rPr>
        <w:noProof/>
      </w:rPr>
      <w:drawing>
        <wp:anchor distT="0" distB="0" distL="114300" distR="114300" simplePos="0" relativeHeight="251658241" behindDoc="1" locked="0" layoutInCell="0" allowOverlap="0" wp14:anchorId="6CF3D8BF" wp14:editId="61CF1A82">
          <wp:simplePos x="0" y="0"/>
          <wp:positionH relativeFrom="page">
            <wp:posOffset>2754630</wp:posOffset>
          </wp:positionH>
          <wp:positionV relativeFrom="page">
            <wp:posOffset>683895</wp:posOffset>
          </wp:positionV>
          <wp:extent cx="2059200" cy="687600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496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59200" cy="68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377" w:rsidP="0093556D" w:rsidRDefault="00353377" w14:paraId="4BE1751D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elzonderlijnen"/>
      <w:tblW w:w="0" w:type="auto"/>
      <w:tblLook w:val="04A0" w:firstRow="1" w:lastRow="0" w:firstColumn="1" w:lastColumn="0" w:noHBand="0" w:noVBand="1"/>
    </w:tblPr>
    <w:tblGrid>
      <w:gridCol w:w="3251"/>
      <w:gridCol w:w="3250"/>
      <w:gridCol w:w="3251"/>
    </w:tblGrid>
    <w:tr w:rsidR="00572B76" w:rsidTr="00353377" w14:paraId="6679E545" w14:textId="77777777">
      <w:trPr>
        <w:trHeight w:val="1077"/>
      </w:trPr>
      <w:tc>
        <w:tcPr>
          <w:tcW w:w="3297" w:type="dxa"/>
        </w:tcPr>
        <w:p w:rsidR="009F7276" w:rsidP="00D6615F" w:rsidRDefault="009F7276" w14:paraId="6A03277E" w14:textId="77777777">
          <w:pPr>
            <w:pStyle w:val="Titelformulier"/>
          </w:pPr>
        </w:p>
      </w:tc>
      <w:tc>
        <w:tcPr>
          <w:tcW w:w="3297" w:type="dxa"/>
        </w:tcPr>
        <w:p w:rsidR="009F7276" w:rsidP="00D6615F" w:rsidRDefault="00D56CF7" w14:paraId="160F0CE7" w14:textId="77777777">
          <w:pPr>
            <w:pStyle w:val="Titelformulier"/>
          </w:pPr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0" wp14:anchorId="6138E8A2" wp14:editId="5F416EE8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2066400" cy="687600"/>
                <wp:effectExtent l="0" t="0" r="0" b="0"/>
                <wp:wrapNone/>
                <wp:docPr id="2" name="Picture 2" descr="GWE LOGO RGB_groot 3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fbeelding 45" descr="GWE LOGO RGB_groot 3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400" cy="6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98" w:type="dxa"/>
        </w:tcPr>
        <w:p w:rsidR="009F7276" w:rsidP="00D6615F" w:rsidRDefault="009F7276" w14:paraId="5A6EC49F" w14:textId="77777777">
          <w:pPr>
            <w:pStyle w:val="Titelformulier"/>
          </w:pPr>
        </w:p>
      </w:tc>
    </w:tr>
  </w:tbl>
  <w:p w:rsidR="00353377" w:rsidP="00945433" w:rsidRDefault="00353377" w14:paraId="6D5D7C47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D7AA6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D082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1E26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EC59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82F3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B0E26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25C97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DB08F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684C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E28AF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D45C31"/>
    <w:multiLevelType w:val="multilevel"/>
    <w:tmpl w:val="EB34D5F8"/>
    <w:styleLink w:val="OpsommingWestland"/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hint="default" w:ascii="Courier New" w:hAnsi="Courier New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03E47858"/>
    <w:multiLevelType w:val="multilevel"/>
    <w:tmpl w:val="FC5CF420"/>
    <w:lvl w:ilvl="0">
      <w:start w:val="1"/>
      <w:numFmt w:val="decimal"/>
      <w:pStyle w:val="Artikel"/>
      <w:lvlText w:val="Artikel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rtikelsu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FD1656B"/>
    <w:multiLevelType w:val="multilevel"/>
    <w:tmpl w:val="0C08FF58"/>
    <w:lvl w:ilvl="0">
      <w:start w:val="1"/>
      <w:numFmt w:val="decimal"/>
      <w:pStyle w:val="Agendapun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gendapuntsub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99C0896"/>
    <w:multiLevelType w:val="hybridMultilevel"/>
    <w:tmpl w:val="1CC03318"/>
    <w:lvl w:ilvl="0" w:tplc="2514F758">
      <w:start w:val="1"/>
      <w:numFmt w:val="decimal"/>
      <w:pStyle w:val="Artikelstijl"/>
      <w:lvlText w:val="Artikel  %1"/>
      <w:lvlJc w:val="left"/>
      <w:pPr>
        <w:ind w:left="720" w:hanging="360"/>
      </w:pPr>
      <w:rPr>
        <w:rFonts w:hint="default"/>
        <w:b/>
        <w:i w:val="0"/>
      </w:rPr>
    </w:lvl>
    <w:lvl w:ilvl="1" w:tplc="8EBEA182" w:tentative="1">
      <w:start w:val="1"/>
      <w:numFmt w:val="lowerLetter"/>
      <w:lvlText w:val="%2."/>
      <w:lvlJc w:val="left"/>
      <w:pPr>
        <w:ind w:left="1440" w:hanging="360"/>
      </w:pPr>
    </w:lvl>
    <w:lvl w:ilvl="2" w:tplc="5F443F84" w:tentative="1">
      <w:start w:val="1"/>
      <w:numFmt w:val="lowerRoman"/>
      <w:lvlText w:val="%3."/>
      <w:lvlJc w:val="right"/>
      <w:pPr>
        <w:ind w:left="2160" w:hanging="180"/>
      </w:pPr>
    </w:lvl>
    <w:lvl w:ilvl="3" w:tplc="3B326B68" w:tentative="1">
      <w:start w:val="1"/>
      <w:numFmt w:val="decimal"/>
      <w:lvlText w:val="%4."/>
      <w:lvlJc w:val="left"/>
      <w:pPr>
        <w:ind w:left="2880" w:hanging="360"/>
      </w:pPr>
    </w:lvl>
    <w:lvl w:ilvl="4" w:tplc="10FE3AD2" w:tentative="1">
      <w:start w:val="1"/>
      <w:numFmt w:val="lowerLetter"/>
      <w:lvlText w:val="%5."/>
      <w:lvlJc w:val="left"/>
      <w:pPr>
        <w:ind w:left="3600" w:hanging="360"/>
      </w:pPr>
    </w:lvl>
    <w:lvl w:ilvl="5" w:tplc="F2F42088" w:tentative="1">
      <w:start w:val="1"/>
      <w:numFmt w:val="lowerRoman"/>
      <w:lvlText w:val="%6."/>
      <w:lvlJc w:val="right"/>
      <w:pPr>
        <w:ind w:left="4320" w:hanging="180"/>
      </w:pPr>
    </w:lvl>
    <w:lvl w:ilvl="6" w:tplc="7748A78A" w:tentative="1">
      <w:start w:val="1"/>
      <w:numFmt w:val="decimal"/>
      <w:lvlText w:val="%7."/>
      <w:lvlJc w:val="left"/>
      <w:pPr>
        <w:ind w:left="5040" w:hanging="360"/>
      </w:pPr>
    </w:lvl>
    <w:lvl w:ilvl="7" w:tplc="D2860268" w:tentative="1">
      <w:start w:val="1"/>
      <w:numFmt w:val="lowerLetter"/>
      <w:lvlText w:val="%8."/>
      <w:lvlJc w:val="left"/>
      <w:pPr>
        <w:ind w:left="5760" w:hanging="360"/>
      </w:pPr>
    </w:lvl>
    <w:lvl w:ilvl="8" w:tplc="CADAA4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0B46"/>
    <w:multiLevelType w:val="multilevel"/>
    <w:tmpl w:val="334AF128"/>
    <w:lvl w:ilvl="0">
      <w:start w:val="1"/>
      <w:numFmt w:val="decimal"/>
      <w:pStyle w:val="Kop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8CB5CE1"/>
    <w:multiLevelType w:val="multilevel"/>
    <w:tmpl w:val="A0322DB6"/>
    <w:lvl w:ilvl="0">
      <w:start w:val="1"/>
      <w:numFmt w:val="decimal"/>
      <w:pStyle w:val="Kop1rapport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Kop2rapport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Kop3rapport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Kop4rapport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77"/>
        </w:tabs>
        <w:ind w:left="1077" w:hanging="1077"/>
      </w:pPr>
      <w:rPr>
        <w:rFonts w:hint="default"/>
      </w:rPr>
    </w:lvl>
  </w:abstractNum>
  <w:num w:numId="1" w16cid:durableId="244071046">
    <w:abstractNumId w:val="9"/>
  </w:num>
  <w:num w:numId="2" w16cid:durableId="1204176822">
    <w:abstractNumId w:val="7"/>
  </w:num>
  <w:num w:numId="3" w16cid:durableId="538513056">
    <w:abstractNumId w:val="6"/>
  </w:num>
  <w:num w:numId="4" w16cid:durableId="954020423">
    <w:abstractNumId w:val="5"/>
  </w:num>
  <w:num w:numId="5" w16cid:durableId="613056135">
    <w:abstractNumId w:val="4"/>
  </w:num>
  <w:num w:numId="6" w16cid:durableId="146478530">
    <w:abstractNumId w:val="8"/>
  </w:num>
  <w:num w:numId="7" w16cid:durableId="1781299303">
    <w:abstractNumId w:val="3"/>
  </w:num>
  <w:num w:numId="8" w16cid:durableId="59208955">
    <w:abstractNumId w:val="2"/>
  </w:num>
  <w:num w:numId="9" w16cid:durableId="578709240">
    <w:abstractNumId w:val="1"/>
  </w:num>
  <w:num w:numId="10" w16cid:durableId="1676373146">
    <w:abstractNumId w:val="0"/>
  </w:num>
  <w:num w:numId="11" w16cid:durableId="1591043232">
    <w:abstractNumId w:val="12"/>
  </w:num>
  <w:num w:numId="12" w16cid:durableId="1894537096">
    <w:abstractNumId w:val="12"/>
  </w:num>
  <w:num w:numId="13" w16cid:durableId="1701124623">
    <w:abstractNumId w:val="13"/>
  </w:num>
  <w:num w:numId="14" w16cid:durableId="1864245104">
    <w:abstractNumId w:val="14"/>
  </w:num>
  <w:num w:numId="15" w16cid:durableId="1149788815">
    <w:abstractNumId w:val="15"/>
  </w:num>
  <w:num w:numId="16" w16cid:durableId="1437363379">
    <w:abstractNumId w:val="14"/>
  </w:num>
  <w:num w:numId="17" w16cid:durableId="1829469156">
    <w:abstractNumId w:val="15"/>
  </w:num>
  <w:num w:numId="18" w16cid:durableId="1192570023">
    <w:abstractNumId w:val="14"/>
  </w:num>
  <w:num w:numId="19" w16cid:durableId="2062484937">
    <w:abstractNumId w:val="15"/>
  </w:num>
  <w:num w:numId="20" w16cid:durableId="1539047919">
    <w:abstractNumId w:val="14"/>
  </w:num>
  <w:num w:numId="21" w16cid:durableId="1686319035">
    <w:abstractNumId w:val="15"/>
  </w:num>
  <w:num w:numId="22" w16cid:durableId="239796969">
    <w:abstractNumId w:val="14"/>
  </w:num>
  <w:num w:numId="23" w16cid:durableId="1936480608">
    <w:abstractNumId w:val="14"/>
  </w:num>
  <w:num w:numId="24" w16cid:durableId="814227099">
    <w:abstractNumId w:val="14"/>
  </w:num>
  <w:num w:numId="25" w16cid:durableId="1440183349">
    <w:abstractNumId w:val="14"/>
  </w:num>
  <w:num w:numId="26" w16cid:durableId="1368413002">
    <w:abstractNumId w:val="14"/>
  </w:num>
  <w:num w:numId="27" w16cid:durableId="65223417">
    <w:abstractNumId w:val="10"/>
  </w:num>
  <w:num w:numId="28" w16cid:durableId="148207268">
    <w:abstractNumId w:val="12"/>
  </w:num>
  <w:num w:numId="29" w16cid:durableId="1116481091">
    <w:abstractNumId w:val="11"/>
  </w:num>
  <w:num w:numId="30" w16cid:durableId="1771588112">
    <w:abstractNumId w:val="13"/>
  </w:num>
  <w:num w:numId="31" w16cid:durableId="1342393350">
    <w:abstractNumId w:val="14"/>
  </w:num>
  <w:num w:numId="32" w16cid:durableId="400519834">
    <w:abstractNumId w:val="15"/>
  </w:num>
  <w:num w:numId="33" w16cid:durableId="1316109666">
    <w:abstractNumId w:val="9"/>
  </w:num>
  <w:num w:numId="34" w16cid:durableId="198176967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stelein, R (Ruud)">
    <w15:presenceInfo w15:providerId="AD" w15:userId="S::rkastelein@gemeentewestland.nl::56fd8a13-f35c-4cc3-89da-1e35622548a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autoHyphenation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DD"/>
    <w:rsid w:val="0005103E"/>
    <w:rsid w:val="000766F8"/>
    <w:rsid w:val="00085DE2"/>
    <w:rsid w:val="000A7772"/>
    <w:rsid w:val="000C6B15"/>
    <w:rsid w:val="000E1A48"/>
    <w:rsid w:val="00100946"/>
    <w:rsid w:val="00184D73"/>
    <w:rsid w:val="001F1A81"/>
    <w:rsid w:val="00221669"/>
    <w:rsid w:val="00225FB4"/>
    <w:rsid w:val="00267B11"/>
    <w:rsid w:val="002805D8"/>
    <w:rsid w:val="002A09B3"/>
    <w:rsid w:val="002F2E1D"/>
    <w:rsid w:val="00312EDD"/>
    <w:rsid w:val="0032382E"/>
    <w:rsid w:val="00353377"/>
    <w:rsid w:val="00367DB3"/>
    <w:rsid w:val="003811D8"/>
    <w:rsid w:val="00392503"/>
    <w:rsid w:val="003A297C"/>
    <w:rsid w:val="003B6793"/>
    <w:rsid w:val="003F7492"/>
    <w:rsid w:val="004642A0"/>
    <w:rsid w:val="00466AA5"/>
    <w:rsid w:val="00476F46"/>
    <w:rsid w:val="00482387"/>
    <w:rsid w:val="00516CD6"/>
    <w:rsid w:val="00524784"/>
    <w:rsid w:val="00572B76"/>
    <w:rsid w:val="005A3058"/>
    <w:rsid w:val="00621061"/>
    <w:rsid w:val="00626DD0"/>
    <w:rsid w:val="00635314"/>
    <w:rsid w:val="00642DFD"/>
    <w:rsid w:val="006C1DBA"/>
    <w:rsid w:val="006D3852"/>
    <w:rsid w:val="006E6D28"/>
    <w:rsid w:val="00712915"/>
    <w:rsid w:val="00724FB4"/>
    <w:rsid w:val="007777E5"/>
    <w:rsid w:val="008043A9"/>
    <w:rsid w:val="008159F1"/>
    <w:rsid w:val="008312FA"/>
    <w:rsid w:val="00835A1C"/>
    <w:rsid w:val="0083666E"/>
    <w:rsid w:val="0084004E"/>
    <w:rsid w:val="00851739"/>
    <w:rsid w:val="00870005"/>
    <w:rsid w:val="008D6C94"/>
    <w:rsid w:val="008F19D1"/>
    <w:rsid w:val="00912126"/>
    <w:rsid w:val="0093556D"/>
    <w:rsid w:val="00945433"/>
    <w:rsid w:val="00966499"/>
    <w:rsid w:val="009759D2"/>
    <w:rsid w:val="009B35EE"/>
    <w:rsid w:val="009F2D4D"/>
    <w:rsid w:val="009F7276"/>
    <w:rsid w:val="00A00983"/>
    <w:rsid w:val="00A016C9"/>
    <w:rsid w:val="00A203DB"/>
    <w:rsid w:val="00A42FDA"/>
    <w:rsid w:val="00A43B3D"/>
    <w:rsid w:val="00A67D57"/>
    <w:rsid w:val="00A97B9E"/>
    <w:rsid w:val="00B04D94"/>
    <w:rsid w:val="00B15146"/>
    <w:rsid w:val="00B26195"/>
    <w:rsid w:val="00B26E51"/>
    <w:rsid w:val="00B6559C"/>
    <w:rsid w:val="00B97A3B"/>
    <w:rsid w:val="00C06384"/>
    <w:rsid w:val="00C20E7A"/>
    <w:rsid w:val="00C53F8F"/>
    <w:rsid w:val="00C71BBD"/>
    <w:rsid w:val="00CA1963"/>
    <w:rsid w:val="00CD221E"/>
    <w:rsid w:val="00CF1BC1"/>
    <w:rsid w:val="00D56CF7"/>
    <w:rsid w:val="00D6615F"/>
    <w:rsid w:val="00D75721"/>
    <w:rsid w:val="00D75B02"/>
    <w:rsid w:val="00DA504D"/>
    <w:rsid w:val="00E4401D"/>
    <w:rsid w:val="00EF4BB3"/>
    <w:rsid w:val="00F47BFC"/>
    <w:rsid w:val="00F5F63A"/>
    <w:rsid w:val="00FA422B"/>
    <w:rsid w:val="00FD5891"/>
    <w:rsid w:val="00FE1285"/>
    <w:rsid w:val="00FF5292"/>
    <w:rsid w:val="0173641A"/>
    <w:rsid w:val="0291C69B"/>
    <w:rsid w:val="02FAC00A"/>
    <w:rsid w:val="04B9D7F0"/>
    <w:rsid w:val="04BB9AE1"/>
    <w:rsid w:val="081341D1"/>
    <w:rsid w:val="099E33AA"/>
    <w:rsid w:val="09B2BF96"/>
    <w:rsid w:val="09EF6A78"/>
    <w:rsid w:val="0B2485ED"/>
    <w:rsid w:val="0B321F27"/>
    <w:rsid w:val="0DD573CC"/>
    <w:rsid w:val="0FEC9FCD"/>
    <w:rsid w:val="1088A330"/>
    <w:rsid w:val="11022096"/>
    <w:rsid w:val="114224F5"/>
    <w:rsid w:val="12D4506F"/>
    <w:rsid w:val="139A7FDD"/>
    <w:rsid w:val="147020D0"/>
    <w:rsid w:val="175304E5"/>
    <w:rsid w:val="18CF943D"/>
    <w:rsid w:val="19F76DB0"/>
    <w:rsid w:val="1B7CFFAE"/>
    <w:rsid w:val="1BB9966B"/>
    <w:rsid w:val="1D3C31B8"/>
    <w:rsid w:val="1F19E802"/>
    <w:rsid w:val="22310525"/>
    <w:rsid w:val="2394933E"/>
    <w:rsid w:val="281D7006"/>
    <w:rsid w:val="292A5357"/>
    <w:rsid w:val="29FBDFC0"/>
    <w:rsid w:val="2A186FA6"/>
    <w:rsid w:val="2C1A3FE0"/>
    <w:rsid w:val="2E6A6A57"/>
    <w:rsid w:val="2F0B764D"/>
    <w:rsid w:val="300B4D3B"/>
    <w:rsid w:val="30AC6865"/>
    <w:rsid w:val="31007769"/>
    <w:rsid w:val="3151C663"/>
    <w:rsid w:val="3294206B"/>
    <w:rsid w:val="335E6798"/>
    <w:rsid w:val="3377A017"/>
    <w:rsid w:val="3DAFEA57"/>
    <w:rsid w:val="4264994D"/>
    <w:rsid w:val="441598ED"/>
    <w:rsid w:val="460EEDFF"/>
    <w:rsid w:val="461D8BD2"/>
    <w:rsid w:val="472671F3"/>
    <w:rsid w:val="47ECD6EC"/>
    <w:rsid w:val="480DA2B0"/>
    <w:rsid w:val="49775CC8"/>
    <w:rsid w:val="4E931224"/>
    <w:rsid w:val="4FAB9864"/>
    <w:rsid w:val="51512B97"/>
    <w:rsid w:val="52ECCE70"/>
    <w:rsid w:val="553F9550"/>
    <w:rsid w:val="56C3859F"/>
    <w:rsid w:val="56CB795D"/>
    <w:rsid w:val="56F03F37"/>
    <w:rsid w:val="5821A30B"/>
    <w:rsid w:val="58CC4773"/>
    <w:rsid w:val="5CA72B71"/>
    <w:rsid w:val="610C573B"/>
    <w:rsid w:val="628E237E"/>
    <w:rsid w:val="646BEDCA"/>
    <w:rsid w:val="65F72426"/>
    <w:rsid w:val="67C1C429"/>
    <w:rsid w:val="6C0CD10B"/>
    <w:rsid w:val="6CD57C9E"/>
    <w:rsid w:val="6EB278D6"/>
    <w:rsid w:val="7208EF8A"/>
    <w:rsid w:val="721C130F"/>
    <w:rsid w:val="73048038"/>
    <w:rsid w:val="74AF3072"/>
    <w:rsid w:val="75E655C2"/>
    <w:rsid w:val="783072AB"/>
    <w:rsid w:val="78944CEC"/>
    <w:rsid w:val="7D0E5A83"/>
    <w:rsid w:val="7D8D2B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5DC1C6"/>
  <w15:docId w15:val="{FCF2EE0C-C16E-42F3-A8B1-742D8AB408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Standaard" w:default="1">
    <w:name w:val="Normal"/>
    <w:qFormat/>
    <w:rsid w:val="005A3058"/>
    <w:pPr>
      <w:tabs>
        <w:tab w:val="left" w:pos="357"/>
      </w:tabs>
      <w:spacing w:after="0" w:line="270" w:lineRule="atLeast"/>
    </w:pPr>
    <w:rPr>
      <w:rFonts w:ascii="Arial" w:hAnsi="Arial" w:cs="Times New Roman"/>
      <w:spacing w:val="20"/>
      <w:sz w:val="18"/>
      <w:szCs w:val="24"/>
      <w:lang w:val="nl-NL" w:eastAsia="nl-NL"/>
    </w:rPr>
  </w:style>
  <w:style w:type="paragraph" w:styleId="Kop1">
    <w:name w:val="heading 1"/>
    <w:basedOn w:val="Standaard"/>
    <w:next w:val="Standaard"/>
    <w:link w:val="Kop1Char"/>
    <w:qFormat/>
    <w:rsid w:val="005A3058"/>
    <w:pPr>
      <w:keepNext/>
      <w:numPr>
        <w:numId w:val="31"/>
      </w:numPr>
      <w:tabs>
        <w:tab w:val="clear" w:pos="357"/>
      </w:tabs>
      <w:spacing w:before="240" w:after="60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link w:val="Kop2Char"/>
    <w:qFormat/>
    <w:rsid w:val="005A3058"/>
    <w:pPr>
      <w:keepNext/>
      <w:numPr>
        <w:ilvl w:val="1"/>
        <w:numId w:val="31"/>
      </w:numPr>
      <w:tabs>
        <w:tab w:val="clear" w:pos="357"/>
      </w:tabs>
      <w:spacing w:before="240" w:after="60"/>
      <w:outlineLvl w:val="1"/>
    </w:pPr>
    <w:rPr>
      <w:rFonts w:eastAsia="Times New Roman" w:cs="Arial"/>
      <w:b/>
      <w:bCs/>
      <w:iCs/>
      <w:szCs w:val="28"/>
    </w:rPr>
  </w:style>
  <w:style w:type="paragraph" w:styleId="Kop3">
    <w:name w:val="heading 3"/>
    <w:basedOn w:val="Standaard"/>
    <w:next w:val="Standaard"/>
    <w:link w:val="Kop3Char"/>
    <w:qFormat/>
    <w:rsid w:val="005A3058"/>
    <w:pPr>
      <w:keepNext/>
      <w:numPr>
        <w:ilvl w:val="2"/>
        <w:numId w:val="31"/>
      </w:numPr>
      <w:tabs>
        <w:tab w:val="clear" w:pos="357"/>
      </w:tabs>
      <w:spacing w:before="240" w:after="60"/>
      <w:outlineLvl w:val="2"/>
    </w:pPr>
    <w:rPr>
      <w:rFonts w:eastAsia="Times New Roman" w:cs="Arial"/>
      <w:b/>
      <w:bCs/>
      <w:szCs w:val="26"/>
    </w:rPr>
  </w:style>
  <w:style w:type="paragraph" w:styleId="Kop4">
    <w:name w:val="heading 4"/>
    <w:basedOn w:val="Standaard"/>
    <w:next w:val="Standaard"/>
    <w:link w:val="Kop4Char"/>
    <w:qFormat/>
    <w:rsid w:val="005A3058"/>
    <w:pPr>
      <w:keepNext/>
      <w:numPr>
        <w:ilvl w:val="3"/>
        <w:numId w:val="31"/>
      </w:numPr>
      <w:tabs>
        <w:tab w:val="clear" w:pos="357"/>
      </w:tabs>
      <w:spacing w:before="240" w:after="60"/>
      <w:outlineLvl w:val="3"/>
    </w:pPr>
    <w:rPr>
      <w:rFonts w:eastAsia="Times New Roman"/>
      <w:b/>
      <w:bCs/>
      <w:szCs w:val="28"/>
    </w:rPr>
  </w:style>
  <w:style w:type="paragraph" w:styleId="Kop5">
    <w:name w:val="heading 5"/>
    <w:basedOn w:val="Standaard"/>
    <w:next w:val="Standaard"/>
    <w:link w:val="Kop5Char"/>
    <w:semiHidden/>
    <w:unhideWhenUsed/>
    <w:rsid w:val="005A3058"/>
    <w:pPr>
      <w:numPr>
        <w:ilvl w:val="4"/>
        <w:numId w:val="31"/>
      </w:numPr>
      <w:tabs>
        <w:tab w:val="clear" w:pos="357"/>
      </w:tabs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link w:val="Kop6Char"/>
    <w:semiHidden/>
    <w:unhideWhenUsed/>
    <w:qFormat/>
    <w:rsid w:val="005A3058"/>
    <w:pPr>
      <w:numPr>
        <w:ilvl w:val="5"/>
        <w:numId w:val="31"/>
      </w:numPr>
      <w:tabs>
        <w:tab w:val="clear" w:pos="357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Kop7">
    <w:name w:val="heading 7"/>
    <w:basedOn w:val="Standaard"/>
    <w:next w:val="Standaard"/>
    <w:link w:val="Kop7Char"/>
    <w:semiHidden/>
    <w:unhideWhenUsed/>
    <w:qFormat/>
    <w:rsid w:val="005A3058"/>
    <w:pPr>
      <w:numPr>
        <w:ilvl w:val="6"/>
        <w:numId w:val="31"/>
      </w:numPr>
      <w:tabs>
        <w:tab w:val="clear" w:pos="357"/>
      </w:tabs>
      <w:spacing w:before="240" w:after="60"/>
      <w:outlineLvl w:val="6"/>
    </w:pPr>
    <w:rPr>
      <w:rFonts w:ascii="Calibri" w:hAnsi="Calibri"/>
      <w:sz w:val="24"/>
    </w:rPr>
  </w:style>
  <w:style w:type="paragraph" w:styleId="Kop8">
    <w:name w:val="heading 8"/>
    <w:basedOn w:val="Standaard"/>
    <w:next w:val="Standaard"/>
    <w:link w:val="Kop8Char"/>
    <w:semiHidden/>
    <w:unhideWhenUsed/>
    <w:qFormat/>
    <w:rsid w:val="005A3058"/>
    <w:pPr>
      <w:numPr>
        <w:ilvl w:val="7"/>
        <w:numId w:val="31"/>
      </w:numPr>
      <w:tabs>
        <w:tab w:val="clear" w:pos="357"/>
      </w:tabs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Kop9">
    <w:name w:val="heading 9"/>
    <w:basedOn w:val="Standaard"/>
    <w:next w:val="Standaard"/>
    <w:link w:val="Kop9Char"/>
    <w:semiHidden/>
    <w:unhideWhenUsed/>
    <w:qFormat/>
    <w:rsid w:val="005A3058"/>
    <w:pPr>
      <w:numPr>
        <w:ilvl w:val="8"/>
        <w:numId w:val="31"/>
      </w:numPr>
      <w:tabs>
        <w:tab w:val="clear" w:pos="357"/>
      </w:tabs>
      <w:spacing w:before="240" w:after="60"/>
      <w:outlineLvl w:val="8"/>
    </w:pPr>
    <w:rPr>
      <w:rFonts w:ascii="Cambria" w:hAnsi="Cambria"/>
      <w:sz w:val="22"/>
      <w:szCs w:val="22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rsid w:val="005A3058"/>
    <w:pPr>
      <w:tabs>
        <w:tab w:val="center" w:pos="4536"/>
        <w:tab w:val="right" w:pos="9072"/>
      </w:tabs>
      <w:spacing w:line="240" w:lineRule="auto"/>
    </w:pPr>
  </w:style>
  <w:style w:type="paragraph" w:styleId="Voettekst">
    <w:name w:val="footer"/>
    <w:basedOn w:val="Standaard"/>
    <w:link w:val="VoettekstChar"/>
    <w:uiPriority w:val="99"/>
    <w:unhideWhenUsed/>
    <w:rsid w:val="003B6793"/>
    <w:pPr>
      <w:tabs>
        <w:tab w:val="clear" w:pos="357"/>
        <w:tab w:val="center" w:pos="4536"/>
        <w:tab w:val="right" w:pos="9072"/>
      </w:tabs>
      <w:spacing w:line="240" w:lineRule="auto"/>
    </w:pPr>
  </w:style>
  <w:style w:type="paragraph" w:styleId="Adresgegevens" w:customStyle="1">
    <w:name w:val="Adresgegevens"/>
    <w:basedOn w:val="Standaard"/>
    <w:qFormat/>
    <w:rsid w:val="005A3058"/>
    <w:pPr>
      <w:overflowPunct w:val="0"/>
      <w:autoSpaceDE w:val="0"/>
      <w:autoSpaceDN w:val="0"/>
      <w:adjustRightInd w:val="0"/>
      <w:spacing w:line="200" w:lineRule="exact"/>
      <w:textAlignment w:val="baseline"/>
    </w:pPr>
    <w:rPr>
      <w:rFonts w:eastAsia="Times New Roman"/>
      <w:kern w:val="30"/>
      <w:sz w:val="14"/>
    </w:rPr>
  </w:style>
  <w:style w:type="paragraph" w:styleId="Titelformulier" w:customStyle="1">
    <w:name w:val="Titelformulier"/>
    <w:basedOn w:val="Standaard"/>
    <w:link w:val="TitelformulierChar"/>
    <w:qFormat/>
    <w:rsid w:val="005A3058"/>
    <w:pPr>
      <w:spacing w:line="200" w:lineRule="exact"/>
    </w:pPr>
    <w:rPr>
      <w:rFonts w:ascii="Arial Vet" w:hAnsi="Arial Vet"/>
      <w:b/>
      <w:caps/>
      <w:kern w:val="100"/>
      <w:sz w:val="14"/>
      <w:szCs w:val="12"/>
    </w:rPr>
  </w:style>
  <w:style w:type="paragraph" w:styleId="Formuliernummer" w:customStyle="1">
    <w:name w:val="Formuliernummer"/>
    <w:basedOn w:val="Standaard"/>
    <w:rsid w:val="00FF5292"/>
    <w:pPr>
      <w:spacing w:line="240" w:lineRule="auto"/>
    </w:pPr>
    <w:rPr>
      <w:spacing w:val="0"/>
      <w:sz w:val="14"/>
    </w:rPr>
  </w:style>
  <w:style w:type="table" w:styleId="Tabelraster">
    <w:name w:val="Table Grid"/>
    <w:basedOn w:val="Standaardtabel"/>
    <w:rsid w:val="005A3058"/>
    <w:pPr>
      <w:spacing w:after="0" w:line="270" w:lineRule="atLeast"/>
    </w:pPr>
    <w:rPr>
      <w:rFonts w:ascii="Arial" w:hAnsi="Arial" w:cs="Times New Roman"/>
      <w:sz w:val="20"/>
      <w:szCs w:val="20"/>
      <w:lang w:val="nl-NL" w:eastAsia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28" w:type="dxa"/>
        <w:right w:w="28" w:type="dxa"/>
      </w:tblCellMar>
    </w:tblPr>
    <w:tblStylePr w:type="firstRow">
      <w:rPr>
        <w:b/>
      </w:rPr>
    </w:tblStylePr>
  </w:style>
  <w:style w:type="paragraph" w:styleId="Ballontekst">
    <w:name w:val="Balloon Text"/>
    <w:basedOn w:val="Standaard"/>
    <w:link w:val="BallontekstChar"/>
    <w:rsid w:val="003811D8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rsid w:val="003811D8"/>
    <w:rPr>
      <w:rFonts w:ascii="Tahoma" w:hAnsi="Tahoma" w:cs="Tahoma"/>
      <w:spacing w:val="20"/>
      <w:kern w:val="30"/>
      <w:sz w:val="16"/>
      <w:szCs w:val="16"/>
    </w:rPr>
  </w:style>
  <w:style w:type="character" w:styleId="VoettekstChar" w:customStyle="1">
    <w:name w:val="Voettekst Char"/>
    <w:basedOn w:val="Standaardalinea-lettertype"/>
    <w:link w:val="Voettekst"/>
    <w:uiPriority w:val="99"/>
    <w:rsid w:val="009F7276"/>
    <w:rPr>
      <w:rFonts w:ascii="Arial" w:hAnsi="Arial" w:cs="Times New Roman"/>
      <w:spacing w:val="20"/>
      <w:sz w:val="18"/>
      <w:szCs w:val="24"/>
      <w:lang w:val="nl-NL" w:eastAsia="nl-NL"/>
    </w:rPr>
  </w:style>
  <w:style w:type="character" w:styleId="KoptekstChar" w:customStyle="1">
    <w:name w:val="Koptekst Char"/>
    <w:basedOn w:val="Standaardalinea-lettertype"/>
    <w:link w:val="Koptekst"/>
    <w:rsid w:val="005A3058"/>
    <w:rPr>
      <w:rFonts w:ascii="Arial" w:hAnsi="Arial" w:cs="Times New Roman"/>
      <w:spacing w:val="20"/>
      <w:sz w:val="18"/>
      <w:szCs w:val="24"/>
      <w:lang w:val="nl-NL" w:eastAsia="nl-NL"/>
    </w:rPr>
  </w:style>
  <w:style w:type="paragraph" w:styleId="Lijstalinea">
    <w:name w:val="List Paragraph"/>
    <w:basedOn w:val="Standaard"/>
    <w:uiPriority w:val="34"/>
    <w:rsid w:val="005A3058"/>
    <w:pPr>
      <w:ind w:left="720"/>
      <w:contextualSpacing/>
    </w:pPr>
  </w:style>
  <w:style w:type="paragraph" w:styleId="Agendapunt" w:customStyle="1">
    <w:name w:val="Agendapunt"/>
    <w:basedOn w:val="Lijstalinea"/>
    <w:next w:val="Standaard"/>
    <w:qFormat/>
    <w:rsid w:val="005A3058"/>
    <w:pPr>
      <w:numPr>
        <w:numId w:val="28"/>
      </w:numPr>
      <w:tabs>
        <w:tab w:val="clear" w:pos="357"/>
      </w:tabs>
      <w:spacing w:before="240" w:after="120"/>
      <w:ind w:left="709" w:hanging="709"/>
      <w:contextualSpacing w:val="0"/>
    </w:pPr>
    <w:rPr>
      <w:rFonts w:ascii="Arial Vet" w:hAnsi="Arial Vet" w:eastAsia="Times New Roman"/>
      <w:caps/>
    </w:rPr>
  </w:style>
  <w:style w:type="paragraph" w:styleId="Agendapuntsub" w:customStyle="1">
    <w:name w:val="Agendapunt sub"/>
    <w:basedOn w:val="Lijstalinea"/>
    <w:next w:val="Standaard"/>
    <w:qFormat/>
    <w:rsid w:val="005A3058"/>
    <w:pPr>
      <w:numPr>
        <w:ilvl w:val="1"/>
        <w:numId w:val="28"/>
      </w:numPr>
      <w:tabs>
        <w:tab w:val="clear" w:pos="357"/>
      </w:tabs>
      <w:spacing w:before="240" w:after="60"/>
      <w:ind w:left="709" w:hanging="709"/>
      <w:contextualSpacing w:val="0"/>
    </w:pPr>
    <w:rPr>
      <w:rFonts w:eastAsia="Times New Roman"/>
      <w:b/>
    </w:rPr>
  </w:style>
  <w:style w:type="paragraph" w:styleId="Artikelstijl" w:customStyle="1">
    <w:name w:val="Artikelstijl"/>
    <w:basedOn w:val="Standaard"/>
    <w:next w:val="Standaard"/>
    <w:qFormat/>
    <w:rsid w:val="005A3058"/>
    <w:pPr>
      <w:numPr>
        <w:numId w:val="30"/>
      </w:numPr>
      <w:shd w:val="clear" w:color="auto" w:fill="D9D9D9" w:themeFill="background1" w:themeFillShade="D9"/>
      <w:tabs>
        <w:tab w:val="clear" w:pos="357"/>
      </w:tabs>
      <w:spacing w:before="240" w:after="120"/>
      <w:ind w:left="357" w:hanging="357"/>
    </w:pPr>
    <w:rPr>
      <w:rFonts w:ascii="Arial Vet" w:hAnsi="Arial Vet" w:eastAsia="Times New Roman"/>
      <w:b/>
    </w:rPr>
  </w:style>
  <w:style w:type="paragraph" w:styleId="Bijlage" w:customStyle="1">
    <w:name w:val="Bijlage"/>
    <w:basedOn w:val="Standaard"/>
    <w:next w:val="Standaard"/>
    <w:qFormat/>
    <w:rsid w:val="005A3058"/>
    <w:pPr>
      <w:pageBreakBefore/>
      <w:spacing w:after="60"/>
    </w:pPr>
    <w:rPr>
      <w:b/>
      <w:sz w:val="24"/>
    </w:rPr>
  </w:style>
  <w:style w:type="paragraph" w:styleId="Bijlage-kop1tbvinhoudsopgave" w:customStyle="1">
    <w:name w:val="Bijlage - kop 1 tbv inhoudsopgave"/>
    <w:basedOn w:val="Kop1"/>
    <w:next w:val="Standaard"/>
    <w:qFormat/>
    <w:rsid w:val="005A3058"/>
    <w:pPr>
      <w:keepNext w:val="0"/>
      <w:pageBreakBefore/>
      <w:widowControl w:val="0"/>
      <w:numPr>
        <w:numId w:val="0"/>
      </w:numPr>
      <w:shd w:val="clear" w:color="auto" w:fill="D9D9D9" w:themeFill="background1" w:themeFillShade="D9"/>
      <w:tabs>
        <w:tab w:val="left" w:pos="357"/>
      </w:tabs>
      <w:spacing w:before="0" w:after="120" w:line="240" w:lineRule="auto"/>
    </w:pPr>
    <w:rPr>
      <w:rFonts w:ascii="Arial Vet" w:hAnsi="Arial Vet" w:eastAsia="Calibri" w:cs="Times New Roman"/>
      <w:kern w:val="30"/>
      <w:sz w:val="24"/>
      <w:szCs w:val="20"/>
    </w:rPr>
  </w:style>
  <w:style w:type="paragraph" w:styleId="Bijlage-nietvoorinhoudsopgave" w:customStyle="1">
    <w:name w:val="Bijlage - niet voor inhoudsopgave"/>
    <w:basedOn w:val="Standaard"/>
    <w:next w:val="Standaard"/>
    <w:qFormat/>
    <w:rsid w:val="005A3058"/>
    <w:pPr>
      <w:pageBreakBefore/>
      <w:shd w:val="clear" w:color="auto" w:fill="D9D9D9" w:themeFill="background1" w:themeFillShade="D9"/>
      <w:spacing w:after="120"/>
    </w:pPr>
    <w:rPr>
      <w:b/>
      <w:sz w:val="24"/>
    </w:rPr>
  </w:style>
  <w:style w:type="paragraph" w:styleId="Bijschrift">
    <w:name w:val="caption"/>
    <w:basedOn w:val="Standaard"/>
    <w:next w:val="Standaard"/>
    <w:unhideWhenUsed/>
    <w:qFormat/>
    <w:rsid w:val="005A3058"/>
    <w:rPr>
      <w:bCs/>
      <w:i/>
      <w:sz w:val="16"/>
      <w:szCs w:val="20"/>
    </w:rPr>
  </w:style>
  <w:style w:type="paragraph" w:styleId="Titelstijlcentrum" w:customStyle="1">
    <w:name w:val="Titelstijl centrum"/>
    <w:basedOn w:val="Standaard"/>
    <w:next w:val="Standaard"/>
    <w:qFormat/>
    <w:rsid w:val="005A3058"/>
    <w:pPr>
      <w:shd w:val="clear" w:color="auto" w:fill="000000" w:themeFill="text1"/>
      <w:spacing w:after="120"/>
      <w:jc w:val="center"/>
    </w:pPr>
    <w:rPr>
      <w:rFonts w:ascii="Arial Vet" w:hAnsi="Arial Vet" w:eastAsia="Times New Roman"/>
      <w:b/>
      <w:caps/>
      <w:spacing w:val="40"/>
      <w:sz w:val="24"/>
    </w:rPr>
  </w:style>
  <w:style w:type="paragraph" w:styleId="Centrumtitelstijl" w:customStyle="1">
    <w:name w:val="Centrum titelstijl"/>
    <w:basedOn w:val="Titelstijlcentrum"/>
    <w:next w:val="Standaard"/>
    <w:rsid w:val="005A3058"/>
    <w:pPr>
      <w:pBdr>
        <w:top w:val="single" w:color="auto" w:sz="4" w:space="1"/>
        <w:left w:val="single" w:color="auto" w:sz="4" w:space="0"/>
        <w:bottom w:val="single" w:color="auto" w:sz="4" w:space="1"/>
        <w:right w:val="single" w:color="auto" w:sz="4" w:space="0"/>
      </w:pBdr>
    </w:pPr>
    <w:rPr>
      <w:bCs/>
      <w:szCs w:val="20"/>
    </w:rPr>
  </w:style>
  <w:style w:type="paragraph" w:styleId="Clausule" w:customStyle="1">
    <w:name w:val="Clausule"/>
    <w:basedOn w:val="Standaard"/>
    <w:qFormat/>
    <w:rsid w:val="005A3058"/>
    <w:pPr>
      <w:spacing w:line="240" w:lineRule="auto"/>
    </w:pPr>
    <w:rPr>
      <w:sz w:val="14"/>
    </w:rPr>
  </w:style>
  <w:style w:type="table" w:styleId="Gemiddeldraster3-accent1">
    <w:name w:val="Medium Grid 3 Accent 1"/>
    <w:aliases w:val="Westland standaard"/>
    <w:basedOn w:val="Standaardtabel"/>
    <w:uiPriority w:val="69"/>
    <w:rsid w:val="005A3058"/>
    <w:pPr>
      <w:spacing w:after="0" w:line="240" w:lineRule="auto"/>
    </w:pPr>
    <w:rPr>
      <w:rFonts w:ascii="Arial" w:hAnsi="Arial" w:cs="Times New Roman"/>
      <w:spacing w:val="20"/>
      <w:sz w:val="18"/>
      <w:szCs w:val="20"/>
      <w:lang w:val="nl-NL" w:eastAsia="nl-NL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DE1F3"/>
    </w:tcPr>
    <w:tblStylePr w:type="firstRow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shd w:val="clear" w:color="auto" w:fill="3284CE"/>
      </w:tcPr>
    </w:tblStylePr>
    <w:tblStylePr w:type="band1Vert">
      <w:tblPr/>
      <w:tcPr>
        <w:shd w:val="clear" w:color="auto" w:fill="96C0E6"/>
      </w:tcPr>
    </w:tblStylePr>
    <w:tblStylePr w:type="band2Vert">
      <w:tblPr/>
      <w:tcPr>
        <w:shd w:val="clear" w:color="auto" w:fill="CDE1F3"/>
      </w:tcPr>
    </w:tblStylePr>
    <w:tblStylePr w:type="band1Horz">
      <w:tblPr/>
      <w:tcPr>
        <w:shd w:val="clear" w:color="auto" w:fill="96C0E6"/>
      </w:tcPr>
    </w:tblStylePr>
    <w:tblStylePr w:type="band2Horz">
      <w:tblPr/>
      <w:tcPr>
        <w:shd w:val="clear" w:color="auto" w:fill="CDE1F3"/>
      </w:tcPr>
    </w:tblStylePr>
  </w:style>
  <w:style w:type="character" w:styleId="GevolgdeHyperlink">
    <w:name w:val="FollowedHyperlink"/>
    <w:rsid w:val="005A3058"/>
    <w:rPr>
      <w:color w:val="007B85"/>
      <w:u w:val="single"/>
    </w:rPr>
  </w:style>
  <w:style w:type="character" w:styleId="Hyperlink">
    <w:name w:val="Hyperlink"/>
    <w:uiPriority w:val="99"/>
    <w:rsid w:val="005A3058"/>
    <w:rPr>
      <w:color w:val="00A14B"/>
      <w:u w:val="single"/>
    </w:rPr>
  </w:style>
  <w:style w:type="paragraph" w:styleId="Inhopg1">
    <w:name w:val="toc 1"/>
    <w:basedOn w:val="Standaard"/>
    <w:next w:val="Standaard"/>
    <w:autoRedefine/>
    <w:uiPriority w:val="39"/>
    <w:rsid w:val="005A3058"/>
    <w:pPr>
      <w:tabs>
        <w:tab w:val="left" w:pos="567"/>
        <w:tab w:val="right" w:leader="dot" w:pos="9742"/>
      </w:tabs>
      <w:spacing w:before="120"/>
      <w:ind w:left="567" w:hanging="567"/>
    </w:pPr>
    <w:rPr>
      <w:b/>
    </w:rPr>
  </w:style>
  <w:style w:type="paragraph" w:styleId="Inhopg2">
    <w:name w:val="toc 2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Inhopg3">
    <w:name w:val="toc 3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Inhopg4">
    <w:name w:val="toc 4"/>
    <w:basedOn w:val="Standaard"/>
    <w:next w:val="Standaard"/>
    <w:autoRedefine/>
    <w:uiPriority w:val="39"/>
    <w:rsid w:val="005A3058"/>
    <w:pPr>
      <w:tabs>
        <w:tab w:val="left" w:pos="1418"/>
        <w:tab w:val="right" w:leader="dot" w:pos="9742"/>
      </w:tabs>
      <w:ind w:left="1418" w:hanging="851"/>
    </w:pPr>
  </w:style>
  <w:style w:type="paragraph" w:styleId="Kop1rapport" w:customStyle="1">
    <w:name w:val="Kop 1 rapport"/>
    <w:basedOn w:val="Kop1"/>
    <w:next w:val="Standaard"/>
    <w:qFormat/>
    <w:rsid w:val="005A3058"/>
    <w:pPr>
      <w:numPr>
        <w:numId w:val="32"/>
      </w:numPr>
      <w:shd w:val="clear" w:color="auto" w:fill="000000"/>
      <w:spacing w:before="0" w:after="120"/>
    </w:pPr>
    <w:rPr>
      <w:kern w:val="30"/>
      <w:sz w:val="24"/>
    </w:rPr>
  </w:style>
  <w:style w:type="paragraph" w:styleId="Kop2rapport" w:customStyle="1">
    <w:name w:val="Kop 2 rapport"/>
    <w:basedOn w:val="Kop2"/>
    <w:next w:val="Standaard"/>
    <w:qFormat/>
    <w:rsid w:val="005A3058"/>
    <w:pPr>
      <w:numPr>
        <w:numId w:val="32"/>
      </w:numPr>
      <w:shd w:val="clear" w:color="auto" w:fill="D9D9D9"/>
      <w:spacing w:before="0" w:after="120"/>
    </w:pPr>
  </w:style>
  <w:style w:type="character" w:styleId="Kop3Char" w:customStyle="1">
    <w:name w:val="Kop 3 Char"/>
    <w:link w:val="Kop3"/>
    <w:rsid w:val="005A3058"/>
    <w:rPr>
      <w:rFonts w:ascii="Arial" w:hAnsi="Arial" w:eastAsia="Times New Roman" w:cs="Arial"/>
      <w:b/>
      <w:bCs/>
      <w:spacing w:val="20"/>
      <w:sz w:val="18"/>
      <w:szCs w:val="26"/>
      <w:lang w:val="nl-NL" w:eastAsia="nl-NL"/>
    </w:rPr>
  </w:style>
  <w:style w:type="paragraph" w:styleId="Kop3rapport" w:customStyle="1">
    <w:name w:val="Kop 3 rapport"/>
    <w:basedOn w:val="Kop3"/>
    <w:next w:val="Standaard"/>
    <w:qFormat/>
    <w:rsid w:val="005A3058"/>
    <w:pPr>
      <w:numPr>
        <w:numId w:val="32"/>
      </w:numPr>
      <w:shd w:val="clear" w:color="auto" w:fill="D9D9D9"/>
      <w:spacing w:before="0" w:after="120"/>
    </w:pPr>
  </w:style>
  <w:style w:type="character" w:styleId="Kop4Char" w:customStyle="1">
    <w:name w:val="Kop 4 Char"/>
    <w:link w:val="Kop4"/>
    <w:rsid w:val="005A3058"/>
    <w:rPr>
      <w:rFonts w:ascii="Arial" w:hAnsi="Arial" w:eastAsia="Times New Roman" w:cs="Times New Roman"/>
      <w:b/>
      <w:bCs/>
      <w:spacing w:val="20"/>
      <w:sz w:val="18"/>
      <w:szCs w:val="28"/>
      <w:lang w:val="nl-NL" w:eastAsia="nl-NL"/>
    </w:rPr>
  </w:style>
  <w:style w:type="paragraph" w:styleId="Kop4rapport" w:customStyle="1">
    <w:name w:val="Kop 4 rapport"/>
    <w:basedOn w:val="Kop3rapport"/>
    <w:next w:val="Standaard"/>
    <w:qFormat/>
    <w:rsid w:val="005A3058"/>
    <w:pPr>
      <w:numPr>
        <w:ilvl w:val="3"/>
      </w:numPr>
    </w:pPr>
  </w:style>
  <w:style w:type="character" w:styleId="Kop5Char" w:customStyle="1">
    <w:name w:val="Kop 5 Char"/>
    <w:link w:val="Kop5"/>
    <w:semiHidden/>
    <w:rsid w:val="005A3058"/>
    <w:rPr>
      <w:rFonts w:ascii="Calibri" w:hAnsi="Calibri" w:cs="Times New Roman"/>
      <w:b/>
      <w:bCs/>
      <w:i/>
      <w:iCs/>
      <w:spacing w:val="20"/>
      <w:sz w:val="26"/>
      <w:szCs w:val="26"/>
      <w:lang w:val="nl-NL" w:eastAsia="nl-NL"/>
    </w:rPr>
  </w:style>
  <w:style w:type="character" w:styleId="Kop6Char" w:customStyle="1">
    <w:name w:val="Kop 6 Char"/>
    <w:link w:val="Kop6"/>
    <w:semiHidden/>
    <w:rsid w:val="005A3058"/>
    <w:rPr>
      <w:rFonts w:ascii="Calibri" w:hAnsi="Calibri" w:cs="Times New Roman"/>
      <w:b/>
      <w:bCs/>
      <w:spacing w:val="20"/>
      <w:lang w:val="nl-NL" w:eastAsia="nl-NL"/>
    </w:rPr>
  </w:style>
  <w:style w:type="character" w:styleId="Kop7Char" w:customStyle="1">
    <w:name w:val="Kop 7 Char"/>
    <w:link w:val="Kop7"/>
    <w:semiHidden/>
    <w:rsid w:val="005A3058"/>
    <w:rPr>
      <w:rFonts w:ascii="Calibri" w:hAnsi="Calibri" w:cs="Times New Roman"/>
      <w:spacing w:val="20"/>
      <w:sz w:val="24"/>
      <w:szCs w:val="24"/>
      <w:lang w:val="nl-NL" w:eastAsia="nl-NL"/>
    </w:rPr>
  </w:style>
  <w:style w:type="character" w:styleId="Kop8Char" w:customStyle="1">
    <w:name w:val="Kop 8 Char"/>
    <w:link w:val="Kop8"/>
    <w:semiHidden/>
    <w:rsid w:val="005A3058"/>
    <w:rPr>
      <w:rFonts w:ascii="Calibri" w:hAnsi="Calibri" w:cs="Times New Roman"/>
      <w:i/>
      <w:iCs/>
      <w:spacing w:val="20"/>
      <w:sz w:val="24"/>
      <w:szCs w:val="24"/>
      <w:lang w:val="nl-NL" w:eastAsia="nl-NL"/>
    </w:rPr>
  </w:style>
  <w:style w:type="character" w:styleId="Kop9Char" w:customStyle="1">
    <w:name w:val="Kop 9 Char"/>
    <w:link w:val="Kop9"/>
    <w:semiHidden/>
    <w:rsid w:val="005A3058"/>
    <w:rPr>
      <w:rFonts w:ascii="Cambria" w:hAnsi="Cambria" w:cs="Times New Roman"/>
      <w:spacing w:val="20"/>
      <w:lang w:val="nl-NL" w:eastAsia="nl-NL"/>
    </w:rPr>
  </w:style>
  <w:style w:type="numbering" w:styleId="OpsommingWestland" w:customStyle="1">
    <w:name w:val="Opsomming_Westland"/>
    <w:basedOn w:val="Geenlijst"/>
    <w:uiPriority w:val="99"/>
    <w:rsid w:val="005A3058"/>
    <w:pPr>
      <w:numPr>
        <w:numId w:val="27"/>
      </w:numPr>
    </w:pPr>
  </w:style>
  <w:style w:type="paragraph" w:styleId="Subtitelformulier" w:customStyle="1">
    <w:name w:val="Subtitelformulier"/>
    <w:basedOn w:val="Standaard"/>
    <w:qFormat/>
    <w:rsid w:val="005A3058"/>
    <w:pPr>
      <w:spacing w:line="200" w:lineRule="exact"/>
    </w:pPr>
    <w:rPr>
      <w:rFonts w:eastAsia="Times New Roman"/>
      <w:caps/>
      <w:kern w:val="100"/>
      <w:sz w:val="14"/>
    </w:rPr>
  </w:style>
  <w:style w:type="paragraph" w:styleId="Subtitelstijl" w:customStyle="1">
    <w:name w:val="Subtitelstijl"/>
    <w:basedOn w:val="Standaard"/>
    <w:next w:val="Standaard"/>
    <w:qFormat/>
    <w:rsid w:val="005A3058"/>
    <w:pPr>
      <w:shd w:val="clear" w:color="auto" w:fill="D9D9D9"/>
      <w:spacing w:after="120"/>
    </w:pPr>
    <w:rPr>
      <w:rFonts w:eastAsia="Times New Roman"/>
      <w:b/>
    </w:rPr>
  </w:style>
  <w:style w:type="table" w:styleId="Tabelraster1">
    <w:name w:val="Table Grid 1"/>
    <w:basedOn w:val="Standaardtabel"/>
    <w:rsid w:val="005A3058"/>
    <w:pPr>
      <w:spacing w:after="0" w:line="270" w:lineRule="atLeast"/>
    </w:pPr>
    <w:rPr>
      <w:rFonts w:ascii="Arial" w:hAnsi="Arial" w:cs="Times New Roman"/>
      <w:spacing w:val="20"/>
      <w:sz w:val="18"/>
      <w:szCs w:val="20"/>
      <w:lang w:val="nl-NL" w:eastAsia="nl-N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stijlsjablonen" w:customStyle="1">
    <w:name w:val="Tabelstijl sjablonen"/>
    <w:basedOn w:val="Standaardtabel"/>
    <w:uiPriority w:val="99"/>
    <w:rsid w:val="005A3058"/>
    <w:pPr>
      <w:spacing w:after="0" w:line="270" w:lineRule="atLeast"/>
    </w:pPr>
    <w:rPr>
      <w:rFonts w:ascii="Arial" w:hAnsi="Arial" w:eastAsia="Times New Roman" w:cs="Times New Roman"/>
      <w:sz w:val="18"/>
      <w:szCs w:val="20"/>
      <w:lang w:val="nl-NL" w:eastAsia="nl-NL"/>
    </w:rPr>
    <w:tblPr>
      <w:tblStyleRowBandSize w:val="1"/>
      <w:tblBorders>
        <w:insideH w:val="single" w:color="FFFFFF" w:sz="18" w:space="0"/>
        <w:insideV w:val="single" w:color="FFFFFF" w:sz="18" w:space="0"/>
      </w:tblBorders>
      <w:tblCellMar>
        <w:left w:w="28" w:type="dxa"/>
        <w:right w:w="28" w:type="dxa"/>
      </w:tblCellMar>
    </w:tblPr>
    <w:tblStylePr w:type="firstRow">
      <w:rPr>
        <w:b/>
        <w:color w:val="auto"/>
        <w:sz w:val="18"/>
      </w:rPr>
      <w:tblPr/>
      <w:trPr>
        <w:tblHeader/>
      </w:trPr>
      <w:tcPr>
        <w:shd w:val="clear" w:color="auto" w:fill="BFBFBF"/>
      </w:tcPr>
    </w:tblStylePr>
    <w:tblStylePr w:type="firstCol">
      <w:rPr>
        <w:b/>
      </w:rPr>
      <w:tblPr/>
      <w:tcPr>
        <w:shd w:val="clear" w:color="auto" w:fill="BFBFBF"/>
      </w:tcPr>
    </w:tblStylePr>
    <w:tblStylePr w:type="band1Horz">
      <w:tblPr/>
      <w:tcPr>
        <w:shd w:val="clear" w:color="auto" w:fill="F2F2F2"/>
      </w:tcPr>
    </w:tblStylePr>
    <w:tblStylePr w:type="band2Horz">
      <w:tblPr/>
      <w:tcPr>
        <w:shd w:val="clear" w:color="auto" w:fill="D9D9D9"/>
      </w:tcPr>
    </w:tblStylePr>
  </w:style>
  <w:style w:type="paragraph" w:styleId="Team" w:customStyle="1">
    <w:name w:val="Team"/>
    <w:basedOn w:val="Standaard"/>
    <w:qFormat/>
    <w:rsid w:val="005A3058"/>
    <w:pPr>
      <w:spacing w:line="200" w:lineRule="exact"/>
      <w:jc w:val="right"/>
    </w:pPr>
    <w:rPr>
      <w:caps/>
      <w:kern w:val="100"/>
      <w:sz w:val="14"/>
      <w:szCs w:val="14"/>
    </w:rPr>
  </w:style>
  <w:style w:type="character" w:styleId="TitelformulierChar" w:customStyle="1">
    <w:name w:val="Titelformulier Char"/>
    <w:link w:val="Titelformulier"/>
    <w:rsid w:val="005A3058"/>
    <w:rPr>
      <w:rFonts w:ascii="Arial Vet" w:hAnsi="Arial Vet" w:cs="Times New Roman"/>
      <w:b/>
      <w:caps/>
      <w:spacing w:val="20"/>
      <w:kern w:val="100"/>
      <w:sz w:val="14"/>
      <w:szCs w:val="12"/>
      <w:lang w:val="nl-NL" w:eastAsia="nl-NL"/>
    </w:rPr>
  </w:style>
  <w:style w:type="paragraph" w:styleId="Titelstijl" w:customStyle="1">
    <w:name w:val="Titelstijl"/>
    <w:basedOn w:val="Standaard"/>
    <w:next w:val="Standaard"/>
    <w:qFormat/>
    <w:rsid w:val="005A3058"/>
    <w:pPr>
      <w:shd w:val="clear" w:color="auto" w:fill="000000"/>
      <w:spacing w:after="120"/>
    </w:pPr>
    <w:rPr>
      <w:rFonts w:eastAsia="Times New Roman"/>
      <w:b/>
      <w:sz w:val="24"/>
    </w:rPr>
  </w:style>
  <w:style w:type="character" w:styleId="Voetnootmarkering">
    <w:name w:val="footnote reference"/>
    <w:rsid w:val="005A3058"/>
    <w:rPr>
      <w:vertAlign w:val="superscript"/>
    </w:rPr>
  </w:style>
  <w:style w:type="paragraph" w:styleId="Voetnoottekst">
    <w:name w:val="footnote text"/>
    <w:basedOn w:val="Standaard"/>
    <w:link w:val="VoetnoottekstChar"/>
    <w:rsid w:val="005A3058"/>
    <w:pPr>
      <w:spacing w:line="240" w:lineRule="auto"/>
    </w:pPr>
    <w:rPr>
      <w:sz w:val="14"/>
      <w:szCs w:val="20"/>
    </w:rPr>
  </w:style>
  <w:style w:type="character" w:styleId="VoetnoottekstChar" w:customStyle="1">
    <w:name w:val="Voetnoottekst Char"/>
    <w:link w:val="Voetnoottekst"/>
    <w:rsid w:val="005A3058"/>
    <w:rPr>
      <w:rFonts w:ascii="Arial" w:hAnsi="Arial" w:cs="Times New Roman"/>
      <w:spacing w:val="20"/>
      <w:sz w:val="14"/>
      <w:szCs w:val="20"/>
      <w:lang w:val="nl-NL" w:eastAsia="nl-NL"/>
    </w:rPr>
  </w:style>
  <w:style w:type="paragraph" w:styleId="Formulierenstandaardstijl" w:customStyle="1">
    <w:name w:val="Formulieren standaardstijl"/>
    <w:basedOn w:val="Standaard"/>
    <w:qFormat/>
    <w:rsid w:val="00691393"/>
    <w:rPr>
      <w:spacing w:val="0"/>
    </w:rPr>
  </w:style>
  <w:style w:type="paragraph" w:styleId="Invulgedeelteinvul" w:customStyle="1">
    <w:name w:val="Invulgedeelteinvul"/>
    <w:basedOn w:val="Standaard"/>
    <w:qFormat/>
    <w:rsid w:val="00CC5D2C"/>
    <w:pPr>
      <w:tabs>
        <w:tab w:val="center" w:pos="4536"/>
        <w:tab w:val="right" w:pos="9072"/>
      </w:tabs>
      <w:spacing w:line="200" w:lineRule="exact"/>
    </w:pPr>
    <w:rPr>
      <w:sz w:val="14"/>
      <w:szCs w:val="14"/>
    </w:rPr>
  </w:style>
  <w:style w:type="paragraph" w:styleId="Invulgedeeltekop" w:customStyle="1">
    <w:name w:val="Invulgedeeltekop"/>
    <w:basedOn w:val="Koptekst"/>
    <w:qFormat/>
    <w:rsid w:val="00CC5D2C"/>
    <w:pPr>
      <w:spacing w:line="200" w:lineRule="exact"/>
    </w:pPr>
    <w:rPr>
      <w:caps/>
      <w:sz w:val="12"/>
      <w:szCs w:val="12"/>
    </w:rPr>
  </w:style>
  <w:style w:type="paragraph" w:styleId="Lijstopsomteken">
    <w:name w:val="List Bullet"/>
    <w:basedOn w:val="Standaard"/>
    <w:uiPriority w:val="99"/>
    <w:semiHidden/>
    <w:unhideWhenUsed/>
    <w:qFormat/>
    <w:rsid w:val="00F35E92"/>
    <w:pPr>
      <w:numPr>
        <w:numId w:val="33"/>
      </w:numPr>
      <w:contextualSpacing/>
    </w:pPr>
  </w:style>
  <w:style w:type="character" w:styleId="Paginanummer">
    <w:name w:val="page number"/>
    <w:basedOn w:val="Standaardalinea-lettertype"/>
    <w:uiPriority w:val="99"/>
    <w:unhideWhenUsed/>
    <w:rsid w:val="009F1CB4"/>
    <w:rPr>
      <w:rFonts w:ascii="Arial" w:hAnsi="Arial"/>
      <w:b w:val="0"/>
      <w:i w:val="0"/>
      <w:caps/>
      <w:smallCaps w:val="0"/>
      <w:sz w:val="12"/>
    </w:rPr>
  </w:style>
  <w:style w:type="table" w:styleId="tabelzonderlijnen" w:customStyle="1">
    <w:name w:val="tabel zonder lijnen"/>
    <w:basedOn w:val="Standaardtabel"/>
    <w:uiPriority w:val="99"/>
    <w:rsid w:val="0096084C"/>
    <w:pPr>
      <w:spacing w:after="0" w:line="270" w:lineRule="atLeast"/>
    </w:pPr>
    <w:rPr>
      <w:rFonts w:ascii="Arial" w:hAnsi="Arial"/>
      <w:sz w:val="18"/>
    </w:rPr>
    <w:tblPr>
      <w:tblCellMar>
        <w:left w:w="0" w:type="dxa"/>
        <w:right w:w="0" w:type="dxa"/>
      </w:tblCellMar>
    </w:tblPr>
  </w:style>
  <w:style w:type="paragraph" w:styleId="Artikel" w:customStyle="1">
    <w:name w:val="Artikel"/>
    <w:basedOn w:val="Lijstalinea"/>
    <w:next w:val="Standaard"/>
    <w:qFormat/>
    <w:rsid w:val="008B5B06"/>
    <w:pPr>
      <w:numPr>
        <w:numId w:val="29"/>
      </w:numPr>
    </w:pPr>
    <w:rPr>
      <w:b/>
    </w:rPr>
  </w:style>
  <w:style w:type="character" w:styleId="Kop1Char" w:customStyle="1">
    <w:name w:val="Kop 1 Char"/>
    <w:basedOn w:val="Standaardalinea-lettertype"/>
    <w:link w:val="Kop1"/>
    <w:rsid w:val="00841CD9"/>
    <w:rPr>
      <w:rFonts w:ascii="Arial" w:hAnsi="Arial" w:eastAsia="Times New Roman" w:cs="Arial"/>
      <w:b/>
      <w:bCs/>
      <w:spacing w:val="20"/>
      <w:kern w:val="32"/>
      <w:sz w:val="32"/>
      <w:szCs w:val="32"/>
      <w:lang w:val="nl-NL" w:eastAsia="nl-NL"/>
    </w:rPr>
  </w:style>
  <w:style w:type="character" w:styleId="Kop2Char" w:customStyle="1">
    <w:name w:val="Kop 2 Char"/>
    <w:basedOn w:val="Standaardalinea-lettertype"/>
    <w:link w:val="Kop2"/>
    <w:rsid w:val="004D2DC2"/>
    <w:rPr>
      <w:rFonts w:ascii="Arial" w:hAnsi="Arial" w:eastAsia="Times New Roman" w:cs="Arial"/>
      <w:b/>
      <w:bCs/>
      <w:iCs/>
      <w:spacing w:val="20"/>
      <w:sz w:val="18"/>
      <w:szCs w:val="28"/>
      <w:lang w:val="nl-NL" w:eastAsia="nl-NL"/>
    </w:rPr>
  </w:style>
  <w:style w:type="character" w:styleId="Nadruk">
    <w:name w:val="Emphasis"/>
    <w:basedOn w:val="Standaardalinea-lettertype"/>
    <w:uiPriority w:val="20"/>
    <w:rsid w:val="00D1197D"/>
    <w:rPr>
      <w:i/>
      <w:iCs/>
    </w:rPr>
  </w:style>
  <w:style w:type="paragraph" w:styleId="Standaardinspringing">
    <w:name w:val="Normal Indent"/>
    <w:basedOn w:val="Standaard"/>
    <w:uiPriority w:val="99"/>
    <w:unhideWhenUsed/>
    <w:rsid w:val="00841CD9"/>
    <w:pPr>
      <w:ind w:left="720"/>
    </w:pPr>
  </w:style>
  <w:style w:type="character" w:styleId="OndertitelChar" w:customStyle="1">
    <w:name w:val="Ondertitel Char"/>
    <w:basedOn w:val="Standaardalinea-lettertype"/>
    <w:link w:val="Ondertitel"/>
    <w:uiPriority w:val="11"/>
    <w:rsid w:val="00336FFF"/>
    <w:rPr>
      <w:rFonts w:ascii="Arial Black" w:hAnsi="Arial Black" w:eastAsiaTheme="majorEastAsia" w:cstheme="majorBidi"/>
      <w:iCs/>
      <w:spacing w:val="15"/>
      <w:sz w:val="20"/>
      <w:szCs w:val="24"/>
      <w:lang w:val="nl-NL" w:eastAsia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6FFF"/>
    <w:pPr>
      <w:numPr>
        <w:ilvl w:val="1"/>
      </w:numPr>
      <w:jc w:val="center"/>
    </w:pPr>
    <w:rPr>
      <w:rFonts w:ascii="Arial Black" w:hAnsi="Arial Black" w:eastAsiaTheme="majorEastAsia" w:cstheme="majorBidi"/>
      <w:iCs/>
      <w:spacing w:val="15"/>
      <w:sz w:val="20"/>
    </w:rPr>
  </w:style>
  <w:style w:type="character" w:styleId="TitelChar" w:customStyle="1">
    <w:name w:val="Titel Char"/>
    <w:basedOn w:val="Standaardalinea-lettertype"/>
    <w:link w:val="Titel"/>
    <w:uiPriority w:val="10"/>
    <w:rsid w:val="00B221CF"/>
    <w:rPr>
      <w:rFonts w:ascii="Arial Black" w:hAnsi="Arial Black" w:eastAsiaTheme="majorEastAsia" w:cstheme="majorBidi"/>
      <w:spacing w:val="20"/>
      <w:kern w:val="30"/>
      <w:sz w:val="24"/>
      <w:szCs w:val="52"/>
      <w:lang w:val="nl-NL" w:eastAsia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B221CF"/>
    <w:pPr>
      <w:spacing w:after="300"/>
      <w:contextualSpacing/>
      <w:jc w:val="center"/>
    </w:pPr>
    <w:rPr>
      <w:rFonts w:ascii="Arial Black" w:hAnsi="Arial Black" w:eastAsiaTheme="majorEastAsia" w:cstheme="majorBidi"/>
      <w:kern w:val="30"/>
      <w:sz w:val="24"/>
      <w:szCs w:val="52"/>
    </w:rPr>
  </w:style>
  <w:style w:type="table" w:styleId="Tabelstijlarcering" w:customStyle="1">
    <w:name w:val="Tabelstijl arcering"/>
    <w:basedOn w:val="Standaardtabel"/>
    <w:uiPriority w:val="99"/>
    <w:rsid w:val="00531ED6"/>
    <w:pPr>
      <w:spacing w:after="0" w:line="270" w:lineRule="atLeast"/>
    </w:pPr>
    <w:rPr>
      <w:rFonts w:ascii="Arial" w:hAnsi="Arial" w:eastAsia="Times New Roman" w:cs="Times New Roman"/>
      <w:sz w:val="18"/>
      <w:szCs w:val="20"/>
      <w:lang w:val="nl-NL" w:eastAsia="nl-NL"/>
    </w:rPr>
    <w:tblPr>
      <w:tblStyleRowBandSize w:val="1"/>
      <w:tblBorders>
        <w:insideH w:val="single" w:color="FFFFFF" w:sz="18" w:space="0"/>
        <w:insideV w:val="single" w:color="FFFFFF" w:sz="18" w:space="0"/>
      </w:tblBorders>
      <w:tblCellMar>
        <w:left w:w="28" w:type="dxa"/>
        <w:right w:w="28" w:type="dxa"/>
      </w:tblCellMar>
    </w:tblPr>
    <w:tblStylePr w:type="firstRow">
      <w:rPr>
        <w:b/>
        <w:color w:val="auto"/>
        <w:sz w:val="18"/>
      </w:rPr>
      <w:tblPr/>
      <w:trPr>
        <w:tblHeader/>
      </w:trPr>
      <w:tcPr>
        <w:shd w:val="clear" w:color="auto" w:fill="BFBFBF"/>
      </w:tcPr>
    </w:tblStylePr>
    <w:tblStylePr w:type="firstCol">
      <w:rPr>
        <w:b/>
      </w:rPr>
      <w:tblPr/>
      <w:tcPr>
        <w:shd w:val="clear" w:color="auto" w:fill="BFBFBF"/>
      </w:tcPr>
    </w:tblStylePr>
    <w:tblStylePr w:type="band1Horz">
      <w:tblPr/>
      <w:tcPr>
        <w:shd w:val="clear" w:color="auto" w:fill="F2F2F2"/>
      </w:tcPr>
    </w:tblStylePr>
    <w:tblStylePr w:type="band2Horz">
      <w:tblPr/>
      <w:tcPr>
        <w:shd w:val="clear" w:color="auto" w:fill="D9D9D9"/>
      </w:tcPr>
    </w:tblStylePr>
  </w:style>
  <w:style w:type="paragraph" w:styleId="Clausulenieuw" w:customStyle="1">
    <w:name w:val="Clausule nieuw"/>
    <w:basedOn w:val="Standaard"/>
    <w:rsid w:val="005406E9"/>
    <w:pPr>
      <w:spacing w:line="240" w:lineRule="atLeast"/>
    </w:pPr>
    <w:rPr>
      <w:sz w:val="15"/>
    </w:rPr>
  </w:style>
  <w:style w:type="table" w:styleId="Tabelrasterlicht">
    <w:name w:val="Grid Table Light"/>
    <w:basedOn w:val="Standaardtabel"/>
    <w:uiPriority w:val="40"/>
    <w:rsid w:val="00F00BC9"/>
    <w:pPr>
      <w:spacing w:after="0" w:line="270" w:lineRule="atLeast"/>
    </w:pPr>
    <w:rPr>
      <w:rFonts w:ascii="Arial" w:hAnsi="Arial"/>
      <w:spacing w:val="20"/>
      <w:sz w:val="18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left w:w="28" w:type="dxa"/>
        <w:right w:w="28" w:type="dxa"/>
      </w:tblCellMar>
    </w:tblPr>
  </w:style>
  <w:style w:type="paragraph" w:styleId="Ondertitelrapport" w:customStyle="1">
    <w:name w:val="Ondertitel rapport"/>
    <w:basedOn w:val="Standaard"/>
    <w:qFormat/>
    <w:rsid w:val="00C56081"/>
    <w:pPr>
      <w:shd w:val="clear" w:color="auto" w:fill="000000" w:themeFill="text1"/>
      <w:spacing w:after="120"/>
      <w:jc w:val="center"/>
    </w:pPr>
    <w:rPr>
      <w:rFonts w:ascii="Arial Black" w:hAnsi="Arial Black"/>
      <w:spacing w:val="15"/>
      <w:sz w:val="20"/>
    </w:rPr>
  </w:style>
  <w:style w:type="paragraph" w:styleId="Kopvaninhoudsopgave">
    <w:name w:val="TOC Heading"/>
    <w:basedOn w:val="Kop1"/>
    <w:next w:val="Standaard"/>
    <w:uiPriority w:val="99"/>
    <w:unhideWhenUsed/>
    <w:rsid w:val="00DE1230"/>
    <w:pPr>
      <w:keepLines/>
      <w:numPr>
        <w:numId w:val="0"/>
      </w:numPr>
      <w:shd w:val="clear" w:color="auto" w:fill="FFFFFF" w:themeFill="background1"/>
      <w:tabs>
        <w:tab w:val="left" w:pos="357"/>
      </w:tabs>
      <w:outlineLvl w:val="9"/>
    </w:pPr>
    <w:rPr>
      <w:rFonts w:ascii="Arial Vet" w:hAnsi="Arial Vet" w:eastAsiaTheme="majorEastAsia" w:cstheme="majorBidi"/>
      <w:bCs w:val="0"/>
      <w:kern w:val="0"/>
      <w:sz w:val="24"/>
    </w:rPr>
  </w:style>
  <w:style w:type="paragraph" w:styleId="Artikelsub" w:customStyle="1">
    <w:name w:val="Artikel sub"/>
    <w:basedOn w:val="Artikel"/>
    <w:uiPriority w:val="4"/>
    <w:qFormat/>
    <w:rsid w:val="004126AA"/>
    <w:pPr>
      <w:numPr>
        <w:ilvl w:val="1"/>
      </w:numPr>
      <w:tabs>
        <w:tab w:val="clear" w:pos="357"/>
        <w:tab w:val="left" w:pos="714"/>
      </w:tabs>
      <w:ind w:left="714" w:hanging="714"/>
      <w:contextualSpacing w:val="0"/>
    </w:pPr>
    <w:rPr>
      <w:b w:val="0"/>
    </w:rPr>
  </w:style>
  <w:style w:type="paragraph" w:styleId="Tussentitel" w:customStyle="1">
    <w:name w:val="Tussentitel"/>
    <w:basedOn w:val="Standaard"/>
    <w:next w:val="Standaard"/>
    <w:uiPriority w:val="2"/>
    <w:qFormat/>
    <w:rsid w:val="00512E50"/>
    <w:pPr>
      <w:spacing w:after="60"/>
    </w:pPr>
    <w:rPr>
      <w:rFonts w:ascii="Arial Vet" w:hAnsi="Arial Vet"/>
      <w:b/>
    </w:rPr>
  </w:style>
  <w:style w:type="character" w:styleId="Verwijzingopmerking">
    <w:name w:val="annotation reference"/>
    <w:basedOn w:val="Standaardalinea-lettertype"/>
    <w:semiHidden/>
    <w:unhideWhenUsed/>
    <w:rsid w:val="002A09B3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2A09B3"/>
    <w:pPr>
      <w:spacing w:line="240" w:lineRule="auto"/>
    </w:pPr>
    <w:rPr>
      <w:sz w:val="20"/>
      <w:szCs w:val="20"/>
    </w:rPr>
  </w:style>
  <w:style w:type="character" w:styleId="TekstopmerkingChar" w:customStyle="1">
    <w:name w:val="Tekst opmerking Char"/>
    <w:basedOn w:val="Standaardalinea-lettertype"/>
    <w:link w:val="Tekstopmerking"/>
    <w:rsid w:val="002A09B3"/>
    <w:rPr>
      <w:rFonts w:ascii="Arial" w:hAnsi="Arial" w:cs="Times New Roman"/>
      <w:spacing w:val="20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2A09B3"/>
    <w:rPr>
      <w:b/>
      <w:bCs/>
    </w:rPr>
  </w:style>
  <w:style w:type="character" w:styleId="OnderwerpvanopmerkingChar" w:customStyle="1">
    <w:name w:val="Onderwerp van opmerking Char"/>
    <w:basedOn w:val="TekstopmerkingChar"/>
    <w:link w:val="Onderwerpvanopmerking"/>
    <w:semiHidden/>
    <w:rsid w:val="002A09B3"/>
    <w:rPr>
      <w:rFonts w:ascii="Arial" w:hAnsi="Arial" w:cs="Times New Roman"/>
      <w:b/>
      <w:bCs/>
      <w:spacing w:val="20"/>
      <w:sz w:val="20"/>
      <w:szCs w:val="20"/>
      <w:lang w:val="nl-NL" w:eastAsia="nl-NL"/>
    </w:rPr>
  </w:style>
  <w:style w:type="paragraph" w:styleId="Revisie">
    <w:name w:val="Revision"/>
    <w:hidden/>
    <w:uiPriority w:val="99"/>
    <w:semiHidden/>
    <w:rsid w:val="002A09B3"/>
    <w:pPr>
      <w:spacing w:after="0" w:line="240" w:lineRule="auto"/>
    </w:pPr>
    <w:rPr>
      <w:rFonts w:ascii="Arial" w:hAnsi="Arial" w:cs="Times New Roman"/>
      <w:spacing w:val="20"/>
      <w:sz w:val="18"/>
      <w:szCs w:val="24"/>
      <w:lang w:val="nl-NL" w:eastAsia="nl-NL"/>
    </w:rPr>
  </w:style>
  <w:style w:type="character" w:styleId="normaltextrun" w:customStyle="1">
    <w:name w:val="normaltextrun"/>
    <w:basedOn w:val="Standaardalinea-lettertype"/>
    <w:rsid w:val="002A09B3"/>
  </w:style>
  <w:style w:type="character" w:styleId="eop" w:customStyle="1">
    <w:name w:val="eop"/>
    <w:basedOn w:val="Standaardalinea-lettertype"/>
    <w:rsid w:val="002A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microsoft.com/office/2011/relationships/people" Target="people.xml" Id="rId22" /><Relationship Type="http://schemas.openxmlformats.org/officeDocument/2006/relationships/glossaryDocument" Target="glossary/document.xml" Id="Rb891d8ad22fd435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42960-a566-4fd9-9bc0-6da5ff9a765f}"/>
      </w:docPartPr>
      <w:docPartBody>
        <w:p xmlns:wp14="http://schemas.microsoft.com/office/word/2010/wordml" w14:paraId="657AE8C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B4F3646710B41AD22EBB59F7BE669" ma:contentTypeVersion="14" ma:contentTypeDescription="Een nieuw document maken." ma:contentTypeScope="" ma:versionID="c657b160f98595218c516fb65b442c07">
  <xsd:schema xmlns:xsd="http://www.w3.org/2001/XMLSchema" xmlns:xs="http://www.w3.org/2001/XMLSchema" xmlns:p="http://schemas.microsoft.com/office/2006/metadata/properties" xmlns:ns2="32621530-b49f-4e96-a4df-b29d871ce994" xmlns:ns3="24e7b424-7289-4d28-a7f4-a177035f14e7" targetNamespace="http://schemas.microsoft.com/office/2006/metadata/properties" ma:root="true" ma:fieldsID="1041db82d05b4e75c9d6afb6e79481c4" ns2:_="" ns3:_="">
    <xsd:import namespace="32621530-b49f-4e96-a4df-b29d871ce994"/>
    <xsd:import namespace="24e7b424-7289-4d28-a7f4-a177035f14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21530-b49f-4e96-a4df-b29d871ce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5380ce30-ef42-4fc7-ae21-31433e082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7b424-7289-4d28-a7f4-a177035f14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c2e98d2-e559-4e86-b62d-b71189dbefb9}" ma:internalName="TaxCatchAll" ma:showField="CatchAllData" ma:web="24e7b424-7289-4d28-a7f4-a177035f14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21530-b49f-4e96-a4df-b29d871ce994">
      <Terms xmlns="http://schemas.microsoft.com/office/infopath/2007/PartnerControls"/>
    </lcf76f155ced4ddcb4097134ff3c332f>
    <TaxCatchAll xmlns="24e7b424-7289-4d28-a7f4-a177035f14e7" xsi:nil="true"/>
  </documentManagement>
</p:properties>
</file>

<file path=customXml/itemProps1.xml><?xml version="1.0" encoding="utf-8"?>
<ds:datastoreItem xmlns:ds="http://schemas.openxmlformats.org/officeDocument/2006/customXml" ds:itemID="{374E70D4-C7AA-4869-85E6-C63BAD64BC6D}"/>
</file>

<file path=customXml/itemProps2.xml><?xml version="1.0" encoding="utf-8"?>
<ds:datastoreItem xmlns:ds="http://schemas.openxmlformats.org/officeDocument/2006/customXml" ds:itemID="{095F837E-C833-43FA-B676-6DDB96AAD7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C6A93E-38E5-42F9-BB24-591204392F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80452A-9E02-4AF6-9546-227A6B1ED079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32621530-b49f-4e96-a4df-b29d871ce994"/>
    <ds:schemaRef ds:uri="http://purl.org/dc/elements/1.1/"/>
    <ds:schemaRef ds:uri="http://schemas.microsoft.com/office/infopath/2007/PartnerControls"/>
    <ds:schemaRef ds:uri="http://schemas.microsoft.com/office/2006/metadata/properties"/>
    <ds:schemaRef ds:uri="24e7b424-7289-4d28-a7f4-a177035f14e7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Gemeente Westland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Lustenhouwer</dc:creator>
  <cp:keywords/>
  <cp:lastModifiedBy>Dongen, B van ( Bob)</cp:lastModifiedBy>
  <cp:revision>6</cp:revision>
  <dcterms:created xsi:type="dcterms:W3CDTF">2023-07-24T12:23:00Z</dcterms:created>
  <dcterms:modified xsi:type="dcterms:W3CDTF">2025-10-22T12:23:06Z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emlustenhouwer</vt:lpwstr>
  </property>
  <property fmtid="{D5CDD505-2E9C-101B-9397-08002B2CF9AE}" pid="3" name="Header">
    <vt:lpwstr>KOP 007B koptekst logo kleur</vt:lpwstr>
  </property>
  <property fmtid="{D5CDD505-2E9C-101B-9397-08002B2CF9AE}" pid="4" name="HeaderId">
    <vt:lpwstr>6401DCAD4FEF4B9C8752DBCB796DBA67</vt:lpwstr>
  </property>
  <property fmtid="{D5CDD505-2E9C-101B-9397-08002B2CF9AE}" pid="5" name="Template">
    <vt:lpwstr>ALG HS 015 leeg document met kleurenlogo gemeente Westland</vt:lpwstr>
  </property>
  <property fmtid="{D5CDD505-2E9C-101B-9397-08002B2CF9AE}" pid="6" name="TemplateId">
    <vt:lpwstr>6F4D5F2D13F140F1B0F922F4E83ABCB1</vt:lpwstr>
  </property>
  <property fmtid="{D5CDD505-2E9C-101B-9397-08002B2CF9AE}" pid="7" name="Typist">
    <vt:lpwstr>emlustenhouwer</vt:lpwstr>
  </property>
  <property fmtid="{D5CDD505-2E9C-101B-9397-08002B2CF9AE}" pid="8" name="ContentTypeId">
    <vt:lpwstr>0x010100EAEB4F3646710B41AD22EBB59F7BE669</vt:lpwstr>
  </property>
  <property fmtid="{D5CDD505-2E9C-101B-9397-08002B2CF9AE}" pid="9" name="MediaServiceImageTags">
    <vt:lpwstr/>
  </property>
</Properties>
</file>